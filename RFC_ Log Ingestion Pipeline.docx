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dl9d7fbt72c" w:id="0"/>
      <w:bookmarkEnd w:id="0"/>
      <w:r w:rsidDel="00000000" w:rsidR="00000000" w:rsidRPr="00000000">
        <w:rPr>
          <w:rFonts w:ascii="IBM Plex Mono SemiBold" w:cs="IBM Plex Mono SemiBold" w:eastAsia="IBM Plex Mono SemiBold" w:hAnsi="IBM Plex Mono SemiBold"/>
          <w:b w:val="0"/>
          <w:bCs w:val="0"/>
          <w:i w:val="0"/>
          <w:iCs w:val="0"/>
          <w:smallCaps w:val="0"/>
          <w:strike w:val="0"/>
          <w:color w:val="ffffff"/>
          <w:sz w:val="60"/>
          <w:szCs w:val="60"/>
          <w:highlight w:val="black"/>
          <w:u w:val="none"/>
          <w:vertAlign w:val="baseline"/>
          <w:rtl w:val="0"/>
        </w:rPr>
        <w:t xml:space="preserve">RFC</w:t>
      </w:r>
      <w:r w:rsidDel="00000000" w:rsidR="00000000" w:rsidRPr="00000000">
        <w:rPr>
          <w:rtl w:val="0"/>
        </w:rPr>
      </w:r>
    </w:p>
    <w:p w:rsidR="00000000" w:rsidDel="00000000" w:rsidP="00000000" w:rsidRDefault="00000000" w:rsidRPr="00000000" w14:paraId="00000002">
      <w:pPr>
        <w:pStyle w:val="Title"/>
        <w:keepNext w:val="0"/>
        <w:keepLines w:val="0"/>
        <w:spacing w:after="120" w:before="480" w:line="288" w:lineRule="auto"/>
        <w:rPr/>
      </w:pPr>
      <w:bookmarkStart w:colFirst="0" w:colLast="0" w:name="_fof4pm5qme51" w:id="1"/>
      <w:bookmarkEnd w:id="1"/>
      <w:r w:rsidDel="00000000" w:rsidR="00000000" w:rsidRPr="00000000">
        <w:rPr>
          <w:rtl w:val="0"/>
        </w:rPr>
        <w:t xml:space="preserve">RFC</w:t>
      </w:r>
      <w:r w:rsidDel="00000000" w:rsidR="00000000" w:rsidRPr="00000000">
        <w:rPr>
          <w:rtl w:val="0"/>
        </w:rPr>
        <w:t xml:space="preserve">: Log Ingestion </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r>
    </w:p>
    <w:p w:rsidR="00000000" w:rsidDel="00000000" w:rsidP="00000000" w:rsidRDefault="00000000" w:rsidRPr="00000000" w14:paraId="00000004">
      <w:pPr>
        <w:pStyle w:val="Heading1"/>
        <w:keepNext w:val="0"/>
        <w:keepLines w:val="0"/>
        <w:spacing w:after="80" w:before="280" w:line="288" w:lineRule="auto"/>
        <w:rPr/>
      </w:pPr>
      <w:bookmarkStart w:colFirst="0" w:colLast="0" w:name="_bbt9zgsq9by4" w:id="2"/>
      <w:bookmarkEnd w:id="2"/>
      <w:r w:rsidDel="00000000" w:rsidR="00000000" w:rsidRPr="00000000">
        <w:rPr>
          <w:rtl w:val="0"/>
        </w:rPr>
        <w:t xml:space="preserve">Driver</w:t>
      </w:r>
      <w:r w:rsidDel="00000000" w:rsidR="00000000" w:rsidRPr="00000000">
        <w:rPr>
          <w:rtl w:val="0"/>
        </w:rPr>
      </w:r>
    </w:p>
    <w:p w:rsidR="00000000" w:rsidDel="00000000" w:rsidP="00000000" w:rsidRDefault="00000000" w:rsidRPr="00000000" w14:paraId="00000005">
      <w:pPr>
        <w:rPr/>
      </w:pPr>
      <w:hyperlink r:id="rId7">
        <w:r w:rsidDel="00000000" w:rsidR="00000000" w:rsidRPr="00000000">
          <w:rPr>
            <w:color w:val="0000ee"/>
            <w:u w:val="single"/>
            <w:rtl w:val="0"/>
          </w:rPr>
          <w:t xml:space="preserve">Jeff Nadler</w:t>
        </w:r>
      </w:hyperlink>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rtl w:val="0"/>
        </w:rPr>
      </w:r>
    </w:p>
    <w:p w:rsidR="00000000" w:rsidDel="00000000" w:rsidP="00000000" w:rsidRDefault="00000000" w:rsidRPr="00000000" w14:paraId="00000007">
      <w:pPr>
        <w:pStyle w:val="Heading1"/>
        <w:keepNext w:val="0"/>
        <w:keepLines w:val="0"/>
        <w:spacing w:after="80" w:before="280" w:line="288" w:lineRule="auto"/>
        <w:rPr/>
      </w:pPr>
      <w:bookmarkStart w:colFirst="0" w:colLast="0" w:name="_1ay05w57rj53" w:id="3"/>
      <w:bookmarkEnd w:id="3"/>
      <w:r w:rsidDel="00000000" w:rsidR="00000000" w:rsidRPr="00000000">
        <w:rPr>
          <w:rtl w:val="0"/>
        </w:rPr>
        <w:t xml:space="preserve">Working Group</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p w:rsidR="00000000" w:rsidDel="00000000" w:rsidP="00000000" w:rsidRDefault="00000000" w:rsidRPr="00000000" w14:paraId="00000008">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Name</w:t>
            </w:r>
          </w:p>
        </w:tc>
      </w:tr>
      <w:tr>
        <w:trPr>
          <w:cantSplit w:val="0"/>
          <w:tblHeader w:val="0"/>
        </w:trPr>
        <w:tc>
          <w:tcPr/>
          <w:p w:rsidR="00000000" w:rsidDel="00000000" w:rsidP="00000000" w:rsidRDefault="00000000" w:rsidRPr="00000000" w14:paraId="00000009">
            <w:pPr>
              <w:widowControl w:val="0"/>
              <w:spacing w:line="240" w:lineRule="auto"/>
              <w:rPr/>
            </w:pPr>
            <w:hyperlink r:id="rId8">
              <w:r w:rsidDel="00000000" w:rsidR="00000000" w:rsidRPr="00000000">
                <w:rPr>
                  <w:color w:val="0000ee"/>
                  <w:u w:val="single"/>
                  <w:rtl w:val="0"/>
                </w:rPr>
                <w:t xml:space="preserve">Antonio Lorenzo</w:t>
              </w:r>
            </w:hyperlink>
            <w:r w:rsidDel="00000000" w:rsidR="00000000" w:rsidRPr="00000000">
              <w:rPr>
                <w:rtl w:val="0"/>
              </w:rPr>
              <w:t xml:space="preserve"> </w:t>
            </w:r>
            <w:hyperlink r:id="rId9">
              <w:r w:rsidDel="00000000" w:rsidR="00000000" w:rsidRPr="00000000">
                <w:rPr>
                  <w:color w:val="0000ee"/>
                  <w:u w:val="single"/>
                  <w:rtl w:val="0"/>
                </w:rPr>
                <w:t xml:space="preserve">Michael Fuller</w:t>
              </w:r>
            </w:hyperlink>
            <w:r w:rsidDel="00000000" w:rsidR="00000000" w:rsidRPr="00000000">
              <w:rPr>
                <w:rtl w:val="0"/>
              </w:rPr>
              <w:t xml:space="preserve"> </w:t>
            </w:r>
            <w:hyperlink r:id="rId10">
              <w:r w:rsidDel="00000000" w:rsidR="00000000" w:rsidRPr="00000000">
                <w:rPr>
                  <w:color w:val="0000ee"/>
                  <w:u w:val="single"/>
                  <w:rtl w:val="0"/>
                </w:rPr>
                <w:t xml:space="preserve">Ben Kulp</w:t>
              </w:r>
            </w:hyperlink>
            <w:r w:rsidDel="00000000" w:rsidR="00000000" w:rsidRPr="00000000">
              <w:rPr>
                <w:rtl w:val="0"/>
              </w:rPr>
              <w:t xml:space="preserve"> </w:t>
            </w:r>
            <w:hyperlink r:id="rId11">
              <w:r w:rsidDel="00000000" w:rsidR="00000000" w:rsidRPr="00000000">
                <w:rPr>
                  <w:color w:val="0000ee"/>
                  <w:u w:val="single"/>
                  <w:rtl w:val="0"/>
                </w:rPr>
                <w:t xml:space="preserve">Atsuhiro Ishikawa</w:t>
              </w:r>
            </w:hyperlink>
            <w:r w:rsidDel="00000000" w:rsidR="00000000" w:rsidRPr="00000000">
              <w:rPr>
                <w:rtl w:val="0"/>
              </w:rPr>
              <w:t xml:space="preserve"> </w:t>
            </w:r>
            <w:hyperlink r:id="rId12">
              <w:r w:rsidDel="00000000" w:rsidR="00000000" w:rsidRPr="00000000">
                <w:rPr>
                  <w:color w:val="0000ee"/>
                  <w:u w:val="single"/>
                  <w:rtl w:val="0"/>
                </w:rPr>
                <w:t xml:space="preserve">Jeff Nadler</w:t>
              </w:r>
            </w:hyperlink>
            <w:r w:rsidDel="00000000" w:rsidR="00000000" w:rsidRPr="00000000">
              <w:rPr>
                <w:rtl w:val="0"/>
              </w:rPr>
            </w:r>
          </w:p>
        </w:tc>
      </w:tr>
    </w:tbl>
    <w:p w:rsidR="00000000" w:rsidDel="00000000" w:rsidP="00000000" w:rsidRDefault="00000000" w:rsidRPr="00000000" w14:paraId="0000000A">
      <w:pPr>
        <w:pStyle w:val="Heading1"/>
        <w:keepNext w:val="0"/>
        <w:keepLines w:val="0"/>
        <w:spacing w:after="80" w:before="280" w:line="288" w:lineRule="auto"/>
        <w:rPr/>
      </w:pPr>
      <w:bookmarkStart w:colFirst="0" w:colLast="0" w:name="_hogmhfvhd5in" w:id="4"/>
      <w:bookmarkEnd w:id="4"/>
      <w:r w:rsidDel="00000000" w:rsidR="00000000" w:rsidRPr="00000000">
        <w:rPr>
          <w:rtl w:val="0"/>
        </w:rPr>
      </w:r>
    </w:p>
    <w:p w:rsidR="00000000" w:rsidDel="00000000" w:rsidP="00000000" w:rsidRDefault="00000000" w:rsidRPr="00000000" w14:paraId="0000000B">
      <w:pPr>
        <w:pStyle w:val="Heading1"/>
        <w:keepNext w:val="0"/>
        <w:keepLines w:val="0"/>
        <w:spacing w:after="80" w:before="280" w:line="288" w:lineRule="auto"/>
        <w:rPr/>
      </w:pPr>
      <w:bookmarkStart w:colFirst="0" w:colLast="0" w:name="_c4t3gou1clo8" w:id="5"/>
      <w:bookmarkEnd w:id="5"/>
      <w:r w:rsidDel="00000000" w:rsidR="00000000" w:rsidRPr="00000000">
        <w:rPr>
          <w:rtl w:val="0"/>
        </w:rPr>
        <w:t xml:space="preserve">Stakeholders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p w:rsidR="00000000" w:rsidDel="00000000" w:rsidP="00000000" w:rsidRDefault="00000000" w:rsidRPr="00000000" w14:paraId="0000000C">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Name</w:t>
            </w:r>
          </w:p>
        </w:tc>
        <w:tc>
          <w:tcPr/>
          <w:p w:rsidR="00000000" w:rsidDel="00000000" w:rsidP="00000000" w:rsidRDefault="00000000" w:rsidRPr="00000000" w14:paraId="0000000D">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Status</w:t>
            </w:r>
          </w:p>
        </w:tc>
        <w:tc>
          <w:tcPr/>
          <w:p w:rsidR="00000000" w:rsidDel="00000000" w:rsidP="00000000" w:rsidRDefault="00000000" w:rsidRPr="00000000" w14:paraId="0000000E">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Opinion / Alignment</w:t>
            </w:r>
          </w:p>
        </w:tc>
        <w:tc>
          <w:tcPr/>
          <w:p w:rsidR="00000000" w:rsidDel="00000000" w:rsidP="00000000" w:rsidRDefault="00000000" w:rsidRPr="00000000" w14:paraId="0000000F">
            <w:pPr>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Date</w:t>
            </w:r>
          </w:p>
        </w:tc>
      </w:tr>
      <w:tr>
        <w:trPr>
          <w:cantSplit w:val="0"/>
          <w:tblHeader w:val="0"/>
        </w:trPr>
        <w:tc>
          <w:tcPr/>
          <w:p w:rsidR="00000000" w:rsidDel="00000000" w:rsidP="00000000" w:rsidRDefault="00000000" w:rsidRPr="00000000" w14:paraId="00000010">
            <w:pPr>
              <w:widowControl w:val="0"/>
              <w:spacing w:line="240" w:lineRule="auto"/>
              <w:rPr/>
            </w:pPr>
            <w:hyperlink r:id="rId13">
              <w:r w:rsidDel="00000000" w:rsidR="00000000" w:rsidRPr="00000000">
                <w:rPr>
                  <w:color w:val="0000ee"/>
                  <w:u w:val="single"/>
                  <w:rtl w:val="0"/>
                </w:rPr>
                <w:t xml:space="preserve">Scott Algatt</w:t>
              </w:r>
            </w:hyperlink>
            <w:r w:rsidDel="00000000" w:rsidR="00000000" w:rsidRPr="00000000">
              <w:rPr>
                <w:rtl w:val="0"/>
              </w:rPr>
            </w:r>
          </w:p>
        </w:tc>
        <w:tc>
          <w:tcPr/>
          <w:p w:rsidR="00000000" w:rsidDel="00000000" w:rsidP="00000000" w:rsidRDefault="00000000" w:rsidRPr="00000000" w14:paraId="00000011">
            <w:pPr>
              <w:widowControl w:val="0"/>
              <w:spacing w:line="240" w:lineRule="auto"/>
              <w:rPr/>
            </w:pPr>
            <w:sdt>
              <w:sdtPr>
                <w:alias w:val="Review status"/>
                <w:id w:val="148559607"/>
                <w:dropDownList w:lastValue="Complete">
                  <w:listItem w:displayText="Not started" w:value="Not started"/>
                  <w:listItem w:displayText="In progress" w:value="In progress"/>
                  <w:listItem w:displayText="Under review" w:value="Under review"/>
                  <w:listItem w:displayText="Complete" w:value="Complete"/>
                </w:dropDownList>
              </w:sdtPr>
              <w:sdtContent>
                <w:r w:rsidDel="00000000" w:rsidR="00000000" w:rsidRPr="00000000">
                  <w:rPr>
                    <w:color w:val="11734b"/>
                    <w:shd w:fill="d4edbc" w:val="clear"/>
                  </w:rPr>
                  <w:t xml:space="preserve">Complete</w:t>
                </w:r>
              </w:sdtContent>
            </w:sdt>
            <w:r w:rsidDel="00000000" w:rsidR="00000000" w:rsidRPr="00000000">
              <w:rPr>
                <w:rtl w:val="0"/>
              </w:rPr>
            </w:r>
          </w:p>
        </w:tc>
        <w:tc>
          <w:tcPr/>
          <w:p w:rsidR="00000000" w:rsidDel="00000000" w:rsidP="00000000" w:rsidRDefault="00000000" w:rsidRPr="00000000" w14:paraId="00000012">
            <w:pPr>
              <w:widowControl w:val="0"/>
              <w:spacing w:line="240" w:lineRule="auto"/>
              <w:rPr/>
            </w:pPr>
            <w:sdt>
              <w:sdtPr>
                <w:alias w:val="Position"/>
                <w:id w:val="2094803960"/>
                <w:dropDownList w:lastValue="Aligned">
                  <w:listItem w:displayText="Undecided" w:value="Undecided"/>
                  <w:listItem w:displayText="Aligned" w:value="Aligned"/>
                  <w:listItem w:displayText="Type 1 / trivial disagreement" w:value="Type 1 / trivial disagreement"/>
                  <w:listItem w:displayText="Type 2 / foundational disagreement" w:value="Type 2 / foundational disagreement"/>
                  <w:listItem w:displayText="Type 2 / speculative disagreement" w:value="Type 2 / speculative disagreement"/>
                </w:dropDownList>
              </w:sdtPr>
              <w:sdtContent>
                <w:r w:rsidDel="00000000" w:rsidR="00000000" w:rsidRPr="00000000">
                  <w:rPr>
                    <w:color w:val="000000"/>
                    <w:shd w:fill="e8eaed" w:val="clear"/>
                  </w:rPr>
                  <w:t xml:space="preserve">Aligned</w:t>
                </w:r>
              </w:sdtContent>
            </w:sdt>
            <w:r w:rsidDel="00000000" w:rsidR="00000000" w:rsidRPr="00000000">
              <w:rPr>
                <w:rtl w:val="0"/>
              </w:rPr>
            </w:r>
          </w:p>
        </w:tc>
        <w:tc>
          <w:tcPr/>
          <w:p w:rsidR="00000000" w:rsidDel="00000000" w:rsidP="00000000" w:rsidRDefault="00000000" w:rsidRPr="00000000" w14:paraId="00000013">
            <w:pPr>
              <w:widowControl w:val="0"/>
              <w:spacing w:line="240" w:lineRule="auto"/>
              <w:rPr/>
            </w:pPr>
            <w:r w:rsidDel="00000000" w:rsidR="00000000" w:rsidRPr="00000000">
              <w:rPr>
                <w:rtl w:val="0"/>
              </w:rPr>
              <w:t xml:space="preserve">Mar 11, 2025 12:00 AM</w:t>
            </w:r>
            <w:r w:rsidDel="00000000" w:rsidR="00000000" w:rsidRPr="00000000">
              <w:rPr>
                <w:rtl w:val="0"/>
              </w:rPr>
            </w:r>
          </w:p>
        </w:tc>
      </w:tr>
      <w:tr>
        <w:trPr>
          <w:cantSplit w:val="0"/>
          <w:tblHeader w:val="0"/>
        </w:trPr>
        <w:tc>
          <w:tcPr/>
          <w:p w:rsidR="00000000" w:rsidDel="00000000" w:rsidP="00000000" w:rsidRDefault="00000000" w:rsidRPr="00000000" w14:paraId="00000014">
            <w:pPr>
              <w:widowControl w:val="0"/>
              <w:spacing w:line="240" w:lineRule="auto"/>
              <w:rPr/>
            </w:pPr>
            <w:hyperlink r:id="rId14">
              <w:r w:rsidDel="00000000" w:rsidR="00000000" w:rsidRPr="00000000">
                <w:rPr>
                  <w:color w:val="0000ee"/>
                  <w:u w:val="single"/>
                  <w:rtl w:val="0"/>
                </w:rPr>
                <w:t xml:space="preserve">Billie Cleek</w:t>
              </w:r>
            </w:hyperlink>
            <w:r w:rsidDel="00000000" w:rsidR="00000000" w:rsidRPr="00000000">
              <w:rPr>
                <w:rtl w:val="0"/>
              </w:rPr>
            </w:r>
          </w:p>
        </w:tc>
        <w:tc>
          <w:tcPr/>
          <w:p w:rsidR="00000000" w:rsidDel="00000000" w:rsidP="00000000" w:rsidRDefault="00000000" w:rsidRPr="00000000" w14:paraId="00000015">
            <w:pPr>
              <w:widowControl w:val="0"/>
              <w:spacing w:line="240" w:lineRule="auto"/>
              <w:rPr/>
            </w:pPr>
            <w:sdt>
              <w:sdtPr>
                <w:alias w:val="Review status"/>
                <w:id w:val="123531633"/>
                <w:dropDownList w:lastValue="Complete">
                  <w:listItem w:displayText="Not started" w:value="Not started"/>
                  <w:listItem w:displayText="In progress" w:value="In progress"/>
                  <w:listItem w:displayText="Under review" w:value="Under review"/>
                  <w:listItem w:displayText="Complete" w:value="Complete"/>
                </w:dropDownList>
              </w:sdtPr>
              <w:sdtContent>
                <w:r w:rsidDel="00000000" w:rsidR="00000000" w:rsidRPr="00000000">
                  <w:rPr>
                    <w:color w:val="11734b"/>
                    <w:shd w:fill="d4edbc" w:val="clear"/>
                  </w:rPr>
                  <w:t xml:space="preserve">Complete</w:t>
                </w:r>
              </w:sdtContent>
            </w:sdt>
            <w:r w:rsidDel="00000000" w:rsidR="00000000" w:rsidRPr="00000000">
              <w:rPr>
                <w:rtl w:val="0"/>
              </w:rPr>
            </w:r>
          </w:p>
        </w:tc>
        <w:tc>
          <w:tcPr/>
          <w:p w:rsidR="00000000" w:rsidDel="00000000" w:rsidP="00000000" w:rsidRDefault="00000000" w:rsidRPr="00000000" w14:paraId="00000016">
            <w:pPr>
              <w:widowControl w:val="0"/>
              <w:spacing w:line="240" w:lineRule="auto"/>
              <w:rPr/>
            </w:pPr>
            <w:sdt>
              <w:sdtPr>
                <w:alias w:val="Position"/>
                <w:id w:val="-406076190"/>
                <w:dropDownList w:lastValue="Aligned">
                  <w:listItem w:displayText="Undecided" w:value="Undecided"/>
                  <w:listItem w:displayText="Aligned" w:value="Aligned"/>
                  <w:listItem w:displayText="Type 1 / trivial disagreement" w:value="Type 1 / trivial disagreement"/>
                  <w:listItem w:displayText="Type 2 / foundational disagreement" w:value="Type 2 / foundational disagreement"/>
                  <w:listItem w:displayText="Type 2 / speculative disagreement" w:value="Type 2 / speculative disagreement"/>
                </w:dropDownList>
              </w:sdtPr>
              <w:sdtContent>
                <w:r w:rsidDel="00000000" w:rsidR="00000000" w:rsidRPr="00000000">
                  <w:rPr>
                    <w:color w:val="000000"/>
                    <w:shd w:fill="e8eaed" w:val="clear"/>
                  </w:rPr>
                  <w:t xml:space="preserve">Aligned</w:t>
                </w:r>
              </w:sdtContent>
            </w:sdt>
            <w:r w:rsidDel="00000000" w:rsidR="00000000" w:rsidRPr="00000000">
              <w:rPr>
                <w:rtl w:val="0"/>
              </w:rPr>
            </w:r>
          </w:p>
        </w:tc>
        <w:tc>
          <w:tcPr/>
          <w:p w:rsidR="00000000" w:rsidDel="00000000" w:rsidP="00000000" w:rsidRDefault="00000000" w:rsidRPr="00000000" w14:paraId="00000017">
            <w:pPr>
              <w:widowControl w:val="0"/>
              <w:spacing w:line="240" w:lineRule="auto"/>
              <w:rPr/>
            </w:pPr>
            <w:r w:rsidDel="00000000" w:rsidR="00000000" w:rsidRPr="00000000">
              <w:rPr>
                <w:rtl w:val="0"/>
              </w:rPr>
              <w:t xml:space="preserve">Feb 18, 2025</w:t>
            </w:r>
            <w:r w:rsidDel="00000000" w:rsidR="00000000" w:rsidRPr="00000000">
              <w:rPr>
                <w:rtl w:val="0"/>
              </w:rPr>
            </w:r>
          </w:p>
        </w:tc>
      </w:tr>
      <w:tr>
        <w:trPr>
          <w:cantSplit w:val="0"/>
          <w:tblHeader w:val="0"/>
        </w:trPr>
        <w:tc>
          <w:tcPr/>
          <w:p w:rsidR="00000000" w:rsidDel="00000000" w:rsidP="00000000" w:rsidRDefault="00000000" w:rsidRPr="00000000" w14:paraId="00000018">
            <w:pPr>
              <w:widowControl w:val="0"/>
              <w:spacing w:line="240" w:lineRule="auto"/>
              <w:rPr/>
            </w:pPr>
            <w:hyperlink r:id="rId15">
              <w:r w:rsidDel="00000000" w:rsidR="00000000" w:rsidRPr="00000000">
                <w:rPr>
                  <w:color w:val="0000ee"/>
                  <w:u w:val="single"/>
                  <w:rtl w:val="0"/>
                </w:rPr>
                <w:t xml:space="preserve">Nick Saika</w:t>
              </w:r>
            </w:hyperlink>
            <w:r w:rsidDel="00000000" w:rsidR="00000000" w:rsidRPr="00000000">
              <w:rPr>
                <w:rtl w:val="0"/>
              </w:rPr>
            </w:r>
          </w:p>
        </w:tc>
        <w:tc>
          <w:tcPr/>
          <w:p w:rsidR="00000000" w:rsidDel="00000000" w:rsidP="00000000" w:rsidRDefault="00000000" w:rsidRPr="00000000" w14:paraId="00000019">
            <w:pPr>
              <w:widowControl w:val="0"/>
              <w:spacing w:line="240" w:lineRule="auto"/>
              <w:rPr/>
            </w:pPr>
            <w:sdt>
              <w:sdtPr>
                <w:alias w:val="Review status"/>
                <w:id w:val="-1381811435"/>
                <w:dropDownList w:lastValue="Complete">
                  <w:listItem w:displayText="Not started" w:value="Not started"/>
                  <w:listItem w:displayText="In progress" w:value="In progress"/>
                  <w:listItem w:displayText="Under review" w:value="Under review"/>
                  <w:listItem w:displayText="Complete" w:value="Complete"/>
                </w:dropDownList>
              </w:sdtPr>
              <w:sdtContent>
                <w:r w:rsidDel="00000000" w:rsidR="00000000" w:rsidRPr="00000000">
                  <w:rPr>
                    <w:color w:val="11734b"/>
                    <w:shd w:fill="d4edbc" w:val="clear"/>
                  </w:rPr>
                  <w:t xml:space="preserve">Complete</w:t>
                </w:r>
              </w:sdtContent>
            </w:sdt>
            <w:r w:rsidDel="00000000" w:rsidR="00000000" w:rsidRPr="00000000">
              <w:rPr>
                <w:rtl w:val="0"/>
              </w:rPr>
            </w:r>
          </w:p>
        </w:tc>
        <w:tc>
          <w:tcPr/>
          <w:p w:rsidR="00000000" w:rsidDel="00000000" w:rsidP="00000000" w:rsidRDefault="00000000" w:rsidRPr="00000000" w14:paraId="0000001A">
            <w:pPr>
              <w:widowControl w:val="0"/>
              <w:spacing w:line="240" w:lineRule="auto"/>
              <w:rPr/>
            </w:pPr>
            <w:sdt>
              <w:sdtPr>
                <w:alias w:val="Position"/>
                <w:id w:val="662362248"/>
                <w:dropDownList w:lastValue="Aligned">
                  <w:listItem w:displayText="Undecided" w:value="Undecided"/>
                  <w:listItem w:displayText="Aligned" w:value="Aligned"/>
                  <w:listItem w:displayText="Type 1 / trivial disagreement" w:value="Type 1 / trivial disagreement"/>
                  <w:listItem w:displayText="Type 2 / foundational disagreement" w:value="Type 2 / foundational disagreement"/>
                  <w:listItem w:displayText="Type 2 / speculative disagreement" w:value="Type 2 / speculative disagreement"/>
                </w:dropDownList>
              </w:sdtPr>
              <w:sdtContent>
                <w:r w:rsidDel="00000000" w:rsidR="00000000" w:rsidRPr="00000000">
                  <w:rPr>
                    <w:color w:val="000000"/>
                    <w:shd w:fill="e8eaed" w:val="clear"/>
                  </w:rPr>
                  <w:t xml:space="preserve">Aligned</w:t>
                </w:r>
              </w:sdtContent>
            </w:sdt>
            <w:r w:rsidDel="00000000" w:rsidR="00000000" w:rsidRPr="00000000">
              <w:rPr>
                <w:rtl w:val="0"/>
              </w:rPr>
            </w:r>
          </w:p>
        </w:tc>
        <w:tc>
          <w:tcPr/>
          <w:p w:rsidR="00000000" w:rsidDel="00000000" w:rsidP="00000000" w:rsidRDefault="00000000" w:rsidRPr="00000000" w14:paraId="0000001B">
            <w:pPr>
              <w:widowControl w:val="0"/>
              <w:spacing w:line="240" w:lineRule="auto"/>
              <w:rPr/>
            </w:pPr>
            <w:r w:rsidDel="00000000" w:rsidR="00000000" w:rsidRPr="00000000">
              <w:rPr>
                <w:rtl w:val="0"/>
              </w:rPr>
              <w:t xml:space="preserve">Mar 10, 2025</w:t>
            </w:r>
            <w:r w:rsidDel="00000000" w:rsidR="00000000" w:rsidRPr="00000000">
              <w:rPr>
                <w:rtl w:val="0"/>
              </w:rPr>
            </w:r>
          </w:p>
        </w:tc>
      </w:tr>
      <w:tr>
        <w:trPr>
          <w:cantSplit w:val="0"/>
          <w:tblHeader w:val="0"/>
        </w:trPr>
        <w:tc>
          <w:tcPr/>
          <w:p w:rsidR="00000000" w:rsidDel="00000000" w:rsidP="00000000" w:rsidRDefault="00000000" w:rsidRPr="00000000" w14:paraId="0000001C">
            <w:pPr>
              <w:widowControl w:val="0"/>
              <w:spacing w:line="240" w:lineRule="auto"/>
              <w:rPr/>
            </w:pPr>
            <w:hyperlink r:id="rId16">
              <w:r w:rsidDel="00000000" w:rsidR="00000000" w:rsidRPr="00000000">
                <w:rPr>
                  <w:color w:val="0000ee"/>
                  <w:u w:val="single"/>
                  <w:rtl w:val="0"/>
                </w:rPr>
                <w:t xml:space="preserve">Brian Kopp</w:t>
              </w:r>
            </w:hyperlink>
            <w:r w:rsidDel="00000000" w:rsidR="00000000" w:rsidRPr="00000000">
              <w:rPr>
                <w:rtl w:val="0"/>
              </w:rPr>
            </w:r>
          </w:p>
        </w:tc>
        <w:tc>
          <w:tcPr/>
          <w:p w:rsidR="00000000" w:rsidDel="00000000" w:rsidP="00000000" w:rsidRDefault="00000000" w:rsidRPr="00000000" w14:paraId="0000001D">
            <w:pPr>
              <w:widowControl w:val="0"/>
              <w:spacing w:line="240" w:lineRule="auto"/>
              <w:rPr/>
            </w:pPr>
            <w:sdt>
              <w:sdtPr>
                <w:alias w:val="Review status"/>
                <w:id w:val="-2004373974"/>
                <w:dropDownList w:lastValue="Complete">
                  <w:listItem w:displayText="Not started" w:value="Not started"/>
                  <w:listItem w:displayText="In progress" w:value="In progress"/>
                  <w:listItem w:displayText="Under review" w:value="Under review"/>
                  <w:listItem w:displayText="Complete" w:value="Complete"/>
                </w:dropDownList>
              </w:sdtPr>
              <w:sdtContent>
                <w:r w:rsidDel="00000000" w:rsidR="00000000" w:rsidRPr="00000000">
                  <w:rPr>
                    <w:color w:val="11734b"/>
                    <w:shd w:fill="d4edbc" w:val="clear"/>
                  </w:rPr>
                  <w:t xml:space="preserve">Complete</w:t>
                </w:r>
              </w:sdtContent>
            </w:sdt>
            <w:r w:rsidDel="00000000" w:rsidR="00000000" w:rsidRPr="00000000">
              <w:rPr>
                <w:rtl w:val="0"/>
              </w:rPr>
            </w:r>
          </w:p>
        </w:tc>
        <w:tc>
          <w:tcPr/>
          <w:p w:rsidR="00000000" w:rsidDel="00000000" w:rsidP="00000000" w:rsidRDefault="00000000" w:rsidRPr="00000000" w14:paraId="0000001E">
            <w:pPr>
              <w:widowControl w:val="0"/>
              <w:spacing w:line="240" w:lineRule="auto"/>
              <w:rPr/>
            </w:pPr>
            <w:sdt>
              <w:sdtPr>
                <w:alias w:val="Position"/>
                <w:id w:val="670877966"/>
                <w:dropDownList w:lastValue="Aligned">
                  <w:listItem w:displayText="Undecided" w:value="Undecided"/>
                  <w:listItem w:displayText="Aligned" w:value="Aligned"/>
                  <w:listItem w:displayText="Type 1 / trivial disagreement" w:value="Type 1 / trivial disagreement"/>
                  <w:listItem w:displayText="Type 2 / foundational disagreement" w:value="Type 2 / foundational disagreement"/>
                  <w:listItem w:displayText="Type 2 / speculative disagreement" w:value="Type 2 / speculative disagreement"/>
                </w:dropDownList>
              </w:sdtPr>
              <w:sdtContent>
                <w:r w:rsidDel="00000000" w:rsidR="00000000" w:rsidRPr="00000000">
                  <w:rPr>
                    <w:color w:val="000000"/>
                    <w:shd w:fill="e8eaed" w:val="clear"/>
                  </w:rPr>
                  <w:t xml:space="preserve">Aligned</w:t>
                </w:r>
              </w:sdtContent>
            </w:sdt>
            <w:r w:rsidDel="00000000" w:rsidR="00000000" w:rsidRPr="00000000">
              <w:rPr>
                <w:rtl w:val="0"/>
              </w:rPr>
            </w:r>
          </w:p>
        </w:tc>
        <w:tc>
          <w:tcPr/>
          <w:p w:rsidR="00000000" w:rsidDel="00000000" w:rsidP="00000000" w:rsidRDefault="00000000" w:rsidRPr="00000000" w14:paraId="0000001F">
            <w:pPr>
              <w:widowControl w:val="0"/>
              <w:spacing w:line="240" w:lineRule="auto"/>
              <w:rPr/>
            </w:pPr>
            <w:r w:rsidDel="00000000" w:rsidR="00000000" w:rsidRPr="00000000">
              <w:rPr>
                <w:rtl w:val="0"/>
              </w:rPr>
              <w:t xml:space="preserve">Mar 4, 2025</w:t>
            </w:r>
            <w:r w:rsidDel="00000000" w:rsidR="00000000" w:rsidRPr="00000000">
              <w:rPr>
                <w:rtl w:val="0"/>
              </w:rPr>
            </w:r>
          </w:p>
        </w:tc>
      </w:tr>
      <w:tr>
        <w:trPr>
          <w:cantSplit w:val="0"/>
          <w:tblHeader w:val="0"/>
        </w:trPr>
        <w:tc>
          <w:tcPr/>
          <w:p w:rsidR="00000000" w:rsidDel="00000000" w:rsidP="00000000" w:rsidRDefault="00000000" w:rsidRPr="00000000" w14:paraId="00000020">
            <w:pPr>
              <w:widowControl w:val="0"/>
              <w:spacing w:line="240" w:lineRule="auto"/>
              <w:rPr/>
            </w:pPr>
            <w:hyperlink r:id="rId17">
              <w:r w:rsidDel="00000000" w:rsidR="00000000" w:rsidRPr="00000000">
                <w:rPr>
                  <w:color w:val="0000ee"/>
                  <w:u w:val="single"/>
                  <w:rtl w:val="0"/>
                </w:rPr>
                <w:t xml:space="preserve">Zeb Sampedro</w:t>
              </w:r>
            </w:hyperlink>
            <w:r w:rsidDel="00000000" w:rsidR="00000000" w:rsidRPr="00000000">
              <w:rPr>
                <w:rtl w:val="0"/>
              </w:rPr>
            </w:r>
          </w:p>
        </w:tc>
        <w:tc>
          <w:tcPr/>
          <w:p w:rsidR="00000000" w:rsidDel="00000000" w:rsidP="00000000" w:rsidRDefault="00000000" w:rsidRPr="00000000" w14:paraId="00000021">
            <w:pPr>
              <w:widowControl w:val="0"/>
              <w:spacing w:line="240" w:lineRule="auto"/>
              <w:rPr/>
            </w:pPr>
            <w:sdt>
              <w:sdtPr>
                <w:alias w:val="Review status"/>
                <w:id w:val="2089671292"/>
                <w:dropDownList w:lastValue="Complete">
                  <w:listItem w:displayText="Not started" w:value="Not started"/>
                  <w:listItem w:displayText="In progress" w:value="In progress"/>
                  <w:listItem w:displayText="Under review" w:value="Under review"/>
                  <w:listItem w:displayText="Complete" w:value="Complete"/>
                </w:dropDownList>
              </w:sdtPr>
              <w:sdtContent>
                <w:r w:rsidDel="00000000" w:rsidR="00000000" w:rsidRPr="00000000">
                  <w:rPr>
                    <w:color w:val="11734b"/>
                    <w:shd w:fill="d4edbc" w:val="clear"/>
                  </w:rPr>
                  <w:t xml:space="preserve">Complete</w:t>
                </w:r>
              </w:sdtContent>
            </w:sdt>
            <w:r w:rsidDel="00000000" w:rsidR="00000000" w:rsidRPr="00000000">
              <w:rPr>
                <w:rtl w:val="0"/>
              </w:rPr>
            </w:r>
          </w:p>
        </w:tc>
        <w:tc>
          <w:tcPr/>
          <w:p w:rsidR="00000000" w:rsidDel="00000000" w:rsidP="00000000" w:rsidRDefault="00000000" w:rsidRPr="00000000" w14:paraId="00000022">
            <w:pPr>
              <w:widowControl w:val="0"/>
              <w:spacing w:line="240" w:lineRule="auto"/>
              <w:rPr/>
            </w:pPr>
            <w:sdt>
              <w:sdtPr>
                <w:alias w:val="Position"/>
                <w:id w:val="-1973656786"/>
                <w:dropDownList w:lastValue="Aligned">
                  <w:listItem w:displayText="Undecided" w:value="Undecided"/>
                  <w:listItem w:displayText="Aligned" w:value="Aligned"/>
                  <w:listItem w:displayText="Type 1 / trivial disagreement" w:value="Type 1 / trivial disagreement"/>
                  <w:listItem w:displayText="Type 2 / foundational disagreement" w:value="Type 2 / foundational disagreement"/>
                  <w:listItem w:displayText="Type 2 / speculative disagreement" w:value="Type 2 / speculative disagreement"/>
                </w:dropDownList>
              </w:sdtPr>
              <w:sdtContent>
                <w:r w:rsidDel="00000000" w:rsidR="00000000" w:rsidRPr="00000000">
                  <w:rPr>
                    <w:color w:val="000000"/>
                    <w:shd w:fill="e8eaed" w:val="clear"/>
                  </w:rPr>
                  <w:t xml:space="preserve">Aligned</w:t>
                </w:r>
              </w:sdtContent>
            </w:sdt>
            <w:r w:rsidDel="00000000" w:rsidR="00000000" w:rsidRPr="00000000">
              <w:rPr>
                <w:rtl w:val="0"/>
              </w:rPr>
            </w:r>
          </w:p>
        </w:tc>
        <w:tc>
          <w:tcPr/>
          <w:p w:rsidR="00000000" w:rsidDel="00000000" w:rsidP="00000000" w:rsidRDefault="00000000" w:rsidRPr="00000000" w14:paraId="00000023">
            <w:pPr>
              <w:widowControl w:val="0"/>
              <w:spacing w:line="240" w:lineRule="auto"/>
              <w:rPr/>
            </w:pPr>
            <w:r w:rsidDel="00000000" w:rsidR="00000000" w:rsidRPr="00000000">
              <w:rPr>
                <w:rtl w:val="0"/>
              </w:rPr>
              <w:t xml:space="preserve">Mar 10, 2025</w:t>
            </w:r>
            <w:r w:rsidDel="00000000" w:rsidR="00000000" w:rsidRPr="00000000">
              <w:rPr>
                <w:rtl w:val="0"/>
              </w:rPr>
            </w:r>
          </w:p>
        </w:tc>
      </w:tr>
      <w:tr>
        <w:trPr>
          <w:cantSplit w:val="0"/>
          <w:tblHeader w:val="0"/>
        </w:trPr>
        <w:tc>
          <w:tcPr/>
          <w:p w:rsidR="00000000" w:rsidDel="00000000" w:rsidP="00000000" w:rsidRDefault="00000000" w:rsidRPr="00000000" w14:paraId="00000024">
            <w:pPr>
              <w:widowControl w:val="0"/>
              <w:spacing w:line="240" w:lineRule="auto"/>
              <w:rPr/>
            </w:pPr>
            <w:hyperlink r:id="rId18">
              <w:r w:rsidDel="00000000" w:rsidR="00000000" w:rsidRPr="00000000">
                <w:rPr>
                  <w:color w:val="0000ee"/>
                  <w:u w:val="single"/>
                  <w:rtl w:val="0"/>
                </w:rPr>
                <w:t xml:space="preserve">Ben Howard</w:t>
              </w:r>
            </w:hyperlink>
            <w:r w:rsidDel="00000000" w:rsidR="00000000" w:rsidRPr="00000000">
              <w:rPr>
                <w:rtl w:val="0"/>
              </w:rPr>
            </w:r>
          </w:p>
        </w:tc>
        <w:tc>
          <w:tcPr/>
          <w:p w:rsidR="00000000" w:rsidDel="00000000" w:rsidP="00000000" w:rsidRDefault="00000000" w:rsidRPr="00000000" w14:paraId="00000025">
            <w:pPr>
              <w:widowControl w:val="0"/>
              <w:spacing w:line="240" w:lineRule="auto"/>
              <w:rPr/>
            </w:pPr>
            <w:sdt>
              <w:sdtPr>
                <w:alias w:val="Review status"/>
                <w:id w:val="2025194033"/>
                <w:dropDownList w:lastValue="Complete">
                  <w:listItem w:displayText="Not started" w:value="Not started"/>
                  <w:listItem w:displayText="In progress" w:value="In progress"/>
                  <w:listItem w:displayText="Under review" w:value="Under review"/>
                  <w:listItem w:displayText="Complete" w:value="Complete"/>
                </w:dropDownList>
              </w:sdtPr>
              <w:sdtContent>
                <w:r w:rsidDel="00000000" w:rsidR="00000000" w:rsidRPr="00000000">
                  <w:rPr>
                    <w:color w:val="11734b"/>
                    <w:shd w:fill="d4edbc" w:val="clear"/>
                  </w:rPr>
                  <w:t xml:space="preserve">Complete</w:t>
                </w:r>
              </w:sdtContent>
            </w:sdt>
            <w:r w:rsidDel="00000000" w:rsidR="00000000" w:rsidRPr="00000000">
              <w:rPr>
                <w:rtl w:val="0"/>
              </w:rPr>
            </w:r>
          </w:p>
        </w:tc>
        <w:tc>
          <w:tcPr/>
          <w:p w:rsidR="00000000" w:rsidDel="00000000" w:rsidP="00000000" w:rsidRDefault="00000000" w:rsidRPr="00000000" w14:paraId="00000026">
            <w:pPr>
              <w:widowControl w:val="0"/>
              <w:spacing w:line="240" w:lineRule="auto"/>
              <w:rPr/>
            </w:pPr>
            <w:sdt>
              <w:sdtPr>
                <w:alias w:val="Position"/>
                <w:id w:val="-1011929143"/>
                <w:dropDownList w:lastValue="Aligned">
                  <w:listItem w:displayText="Undecided" w:value="Undecided"/>
                  <w:listItem w:displayText="Aligned" w:value="Aligned"/>
                  <w:listItem w:displayText="Type 1 / trivial disagreement" w:value="Type 1 / trivial disagreement"/>
                  <w:listItem w:displayText="Type 2 / foundational disagreement" w:value="Type 2 / foundational disagreement"/>
                  <w:listItem w:displayText="Type 2 / speculative disagreement" w:value="Type 2 / speculative disagreement"/>
                </w:dropDownList>
              </w:sdtPr>
              <w:sdtContent>
                <w:r w:rsidDel="00000000" w:rsidR="00000000" w:rsidRPr="00000000">
                  <w:rPr>
                    <w:color w:val="000000"/>
                    <w:shd w:fill="e8eaed" w:val="clear"/>
                  </w:rPr>
                  <w:t xml:space="preserve">Aligned</w:t>
                </w:r>
              </w:sdtContent>
            </w:sdt>
            <w:r w:rsidDel="00000000" w:rsidR="00000000" w:rsidRPr="00000000">
              <w:rPr>
                <w:rtl w:val="0"/>
              </w:rPr>
            </w:r>
          </w:p>
        </w:tc>
        <w:tc>
          <w:tcPr/>
          <w:p w:rsidR="00000000" w:rsidDel="00000000" w:rsidP="00000000" w:rsidRDefault="00000000" w:rsidRPr="00000000" w14:paraId="00000027">
            <w:pPr>
              <w:widowControl w:val="0"/>
              <w:spacing w:line="240" w:lineRule="auto"/>
              <w:rPr/>
            </w:pPr>
            <w:r w:rsidDel="00000000" w:rsidR="00000000" w:rsidRPr="00000000">
              <w:rPr>
                <w:rtl w:val="0"/>
              </w:rPr>
              <w:t xml:space="preserve">Mar 10, 2025</w:t>
            </w:r>
            <w:r w:rsidDel="00000000" w:rsidR="00000000" w:rsidRPr="00000000">
              <w:rPr>
                <w:rtl w:val="0"/>
              </w:rPr>
            </w:r>
          </w:p>
        </w:tc>
      </w:tr>
      <w:tr>
        <w:trPr>
          <w:cantSplit w:val="0"/>
          <w:tblHeader w:val="0"/>
        </w:trPr>
        <w:tc>
          <w:tcPr/>
          <w:p w:rsidR="00000000" w:rsidDel="00000000" w:rsidP="00000000" w:rsidRDefault="00000000" w:rsidRPr="00000000" w14:paraId="00000028">
            <w:pPr>
              <w:widowControl w:val="0"/>
              <w:spacing w:line="240" w:lineRule="auto"/>
              <w:rPr/>
            </w:pPr>
            <w:hyperlink r:id="rId19">
              <w:r w:rsidDel="00000000" w:rsidR="00000000" w:rsidRPr="00000000">
                <w:rPr>
                  <w:color w:val="0000ee"/>
                  <w:u w:val="single"/>
                  <w:rtl w:val="0"/>
                </w:rPr>
                <w:t xml:space="preserve">Max Fedotov</w:t>
              </w:r>
            </w:hyperlink>
            <w:r w:rsidDel="00000000" w:rsidR="00000000" w:rsidRPr="00000000">
              <w:rPr>
                <w:rtl w:val="0"/>
              </w:rPr>
            </w:r>
          </w:p>
        </w:tc>
        <w:tc>
          <w:tcPr/>
          <w:p w:rsidR="00000000" w:rsidDel="00000000" w:rsidP="00000000" w:rsidRDefault="00000000" w:rsidRPr="00000000" w14:paraId="00000029">
            <w:pPr>
              <w:widowControl w:val="0"/>
              <w:spacing w:line="240" w:lineRule="auto"/>
              <w:rPr/>
            </w:pPr>
            <w:sdt>
              <w:sdtPr>
                <w:alias w:val="Review status"/>
                <w:id w:val="-2089449886"/>
                <w:dropDownList w:lastValue="Complete">
                  <w:listItem w:displayText="Not started" w:value="Not started"/>
                  <w:listItem w:displayText="In progress" w:value="In progress"/>
                  <w:listItem w:displayText="Under review" w:value="Under review"/>
                  <w:listItem w:displayText="Complete" w:value="Complete"/>
                </w:dropDownList>
              </w:sdtPr>
              <w:sdtContent>
                <w:r w:rsidDel="00000000" w:rsidR="00000000" w:rsidRPr="00000000">
                  <w:rPr>
                    <w:color w:val="11734b"/>
                    <w:shd w:fill="d4edbc" w:val="clear"/>
                  </w:rPr>
                  <w:t xml:space="preserve">Complete</w:t>
                </w:r>
              </w:sdtContent>
            </w:sdt>
            <w:r w:rsidDel="00000000" w:rsidR="00000000" w:rsidRPr="00000000">
              <w:rPr>
                <w:rtl w:val="0"/>
              </w:rPr>
            </w:r>
          </w:p>
        </w:tc>
        <w:tc>
          <w:tcPr/>
          <w:p w:rsidR="00000000" w:rsidDel="00000000" w:rsidP="00000000" w:rsidRDefault="00000000" w:rsidRPr="00000000" w14:paraId="0000002A">
            <w:pPr>
              <w:widowControl w:val="0"/>
              <w:spacing w:line="240" w:lineRule="auto"/>
              <w:rPr/>
            </w:pPr>
            <w:sdt>
              <w:sdtPr>
                <w:alias w:val="Position"/>
                <w:id w:val="-1559963532"/>
                <w:dropDownList w:lastValue="Aligned">
                  <w:listItem w:displayText="Undecided" w:value="Undecided"/>
                  <w:listItem w:displayText="Aligned" w:value="Aligned"/>
                  <w:listItem w:displayText="Type 1 / trivial disagreement" w:value="Type 1 / trivial disagreement"/>
                  <w:listItem w:displayText="Type 2 / foundational disagreement" w:value="Type 2 / foundational disagreement"/>
                  <w:listItem w:displayText="Type 2 / speculative disagreement" w:value="Type 2 / speculative disagreement"/>
                </w:dropDownList>
              </w:sdtPr>
              <w:sdtContent>
                <w:r w:rsidDel="00000000" w:rsidR="00000000" w:rsidRPr="00000000">
                  <w:rPr>
                    <w:color w:val="000000"/>
                    <w:shd w:fill="e8eaed" w:val="clear"/>
                  </w:rPr>
                  <w:t xml:space="preserve">Aligned</w:t>
                </w:r>
              </w:sdtContent>
            </w:sdt>
            <w:r w:rsidDel="00000000" w:rsidR="00000000" w:rsidRPr="00000000">
              <w:rPr>
                <w:rtl w:val="0"/>
              </w:rPr>
            </w:r>
          </w:p>
        </w:tc>
        <w:tc>
          <w:tcPr/>
          <w:p w:rsidR="00000000" w:rsidDel="00000000" w:rsidP="00000000" w:rsidRDefault="00000000" w:rsidRPr="00000000" w14:paraId="0000002B">
            <w:pPr>
              <w:widowControl w:val="0"/>
              <w:spacing w:line="240" w:lineRule="auto"/>
              <w:rPr/>
            </w:pPr>
            <w:r w:rsidDel="00000000" w:rsidR="00000000" w:rsidRPr="00000000">
              <w:rPr>
                <w:rtl w:val="0"/>
              </w:rPr>
              <w:t xml:space="preserve">Mar 4, 2025</w:t>
            </w:r>
            <w:r w:rsidDel="00000000" w:rsidR="00000000" w:rsidRPr="00000000">
              <w:rPr>
                <w:rtl w:val="0"/>
              </w:rPr>
            </w:r>
          </w:p>
        </w:tc>
      </w:tr>
      <w:tr>
        <w:trPr>
          <w:cantSplit w:val="0"/>
          <w:tblHeader w:val="0"/>
          <w:ins w:author="Brian Elliott" w:id="0" w:date="2025-04-30T23:58:21Z"/>
        </w:trPr>
        <w:tc>
          <w:tcPr/>
          <w:p w:rsidR="00000000" w:rsidDel="00000000" w:rsidP="00000000" w:rsidRDefault="00000000" w:rsidRPr="00000000" w14:paraId="0000002C">
            <w:pPr>
              <w:widowControl w:val="0"/>
              <w:spacing w:line="240" w:lineRule="auto"/>
              <w:rPr>
                <w:ins w:author="Brian Elliott" w:id="0" w:date="2025-04-30T23:58:21Z"/>
              </w:rPr>
            </w:pPr>
            <w:ins w:author="Brian Elliott" w:id="0" w:date="2025-04-30T23:58:21Z">
              <w:commentRangeStart w:id="0"/>
              <w:commentRangeStart w:id="1"/>
              <w:r w:rsidDel="00000000" w:rsidR="00000000" w:rsidRPr="00000000">
                <w:fldChar w:fldCharType="begin"/>
              </w:r>
              <w:r w:rsidDel="00000000" w:rsidR="00000000" w:rsidRPr="00000000">
                <w:instrText xml:space="preserve">HYPERLINK "mailto:andrewm@lambdal.com"</w:instrText>
              </w:r>
              <w:r w:rsidDel="00000000" w:rsidR="00000000" w:rsidRPr="00000000">
                <w:fldChar w:fldCharType="separate"/>
              </w:r>
              <w:r w:rsidDel="00000000" w:rsidR="00000000" w:rsidRPr="00000000">
                <w:rPr>
                  <w:color w:val="0000ee"/>
                  <w:u w:val="single"/>
                  <w:rtl w:val="0"/>
                </w:rPr>
                <w:t xml:space="preserve">Andrew Melton</w:t>
              </w:r>
              <w:r w:rsidDel="00000000" w:rsidR="00000000" w:rsidRPr="00000000">
                <w:fldChar w:fldCharType="end"/>
              </w:r>
              <w:r w:rsidDel="00000000" w:rsidR="00000000" w:rsidRPr="00000000">
                <w:rPr>
                  <w:rtl w:val="0"/>
                </w:rPr>
              </w:r>
            </w:ins>
          </w:p>
        </w:tc>
        <w:tc>
          <w:tcPr/>
          <w:p w:rsidR="00000000" w:rsidDel="00000000" w:rsidP="00000000" w:rsidRDefault="00000000" w:rsidRPr="00000000" w14:paraId="0000002D">
            <w:pPr>
              <w:widowControl w:val="0"/>
              <w:spacing w:line="240" w:lineRule="auto"/>
              <w:rPr>
                <w:ins w:author="Brian Elliott" w:id="0" w:date="2025-04-30T23:58:21Z"/>
              </w:rPr>
            </w:pPr>
            <w:ins w:author="Brian Elliott" w:id="0" w:date="2025-04-30T23:58:21Z">
              <w:sdt>
                <w:sdtPr>
                  <w:alias w:val="Review status"/>
                  <w:id w:val="553400515"/>
                  <w:dropDownList w:lastValue="Not started">
                    <w:listItem w:displayText="Not started" w:value="Not started"/>
                    <w:listItem w:displayText="In progress" w:value="In progress"/>
                    <w:listItem w:displayText="Under review" w:value="Under review"/>
                    <w:listItem w:displayText="Complete" w:value="Complete"/>
                  </w:dropDownList>
                </w:sdtPr>
                <w:sdtContent>
                  <w:r w:rsidDel="00000000" w:rsidR="00000000" w:rsidRPr="00000000">
                    <w:rPr>
                      <w:color w:val="3d3d3d"/>
                      <w:shd w:fill="e6e6e6" w:val="clear"/>
                    </w:rPr>
                    <w:t xml:space="preserve">Not started</w:t>
                  </w:r>
                </w:sdtContent>
              </w:sdt>
              <w:r w:rsidDel="00000000" w:rsidR="00000000" w:rsidRPr="00000000">
                <w:rPr>
                  <w:rtl w:val="0"/>
                </w:rPr>
              </w:r>
            </w:ins>
          </w:p>
        </w:tc>
        <w:tc>
          <w:tcPr/>
          <w:p w:rsidR="00000000" w:rsidDel="00000000" w:rsidP="00000000" w:rsidRDefault="00000000" w:rsidRPr="00000000" w14:paraId="0000002E">
            <w:pPr>
              <w:widowControl w:val="0"/>
              <w:spacing w:line="240" w:lineRule="auto"/>
              <w:rPr>
                <w:ins w:author="Brian Elliott" w:id="0" w:date="2025-04-30T23:58:21Z"/>
              </w:rPr>
            </w:pPr>
            <w:ins w:author="Brian Elliott" w:id="0" w:date="2025-04-30T23:58:21Z">
              <w:sdt>
                <w:sdtPr>
                  <w:alias w:val="Position"/>
                  <w:id w:val="-862252151"/>
                  <w:dropDownList w:lastValue="Undecided">
                    <w:listItem w:displayText="Undecided" w:value="Undecided"/>
                    <w:listItem w:displayText="Aligned" w:value="Aligned"/>
                    <w:listItem w:displayText="Type 1 / trivial disagreement" w:value="Type 1 / trivial disagreement"/>
                    <w:listItem w:displayText="Type 2 / foundational disagreement" w:value="Type 2 / foundational disagreement"/>
                    <w:listItem w:displayText="Type 2 / speculative disagreement" w:value="Type 2 / speculative disagreement"/>
                  </w:dropDownList>
                </w:sdtPr>
                <w:sdtContent>
                  <w:r w:rsidDel="00000000" w:rsidR="00000000" w:rsidRPr="00000000">
                    <w:rPr>
                      <w:color w:val="000000"/>
                      <w:shd w:fill="e8eaed" w:val="clear"/>
                    </w:rPr>
                    <w:t xml:space="preserve">Undecided</w:t>
                  </w:r>
                </w:sdtContent>
              </w:sdt>
              <w:r w:rsidDel="00000000" w:rsidR="00000000" w:rsidRPr="00000000">
                <w:rPr>
                  <w:rtl w:val="0"/>
                </w:rPr>
              </w:r>
            </w:ins>
          </w:p>
        </w:tc>
        <w:tc>
          <w:tcPr/>
          <w:p w:rsidR="00000000" w:rsidDel="00000000" w:rsidP="00000000" w:rsidRDefault="00000000" w:rsidRPr="00000000" w14:paraId="0000002F">
            <w:pPr>
              <w:widowControl w:val="0"/>
              <w:spacing w:line="240" w:lineRule="auto"/>
              <w:rPr>
                <w:ins w:author="Brian Elliott" w:id="0" w:date="2025-04-30T23:58:21Z"/>
              </w:rPr>
            </w:pPr>
            <w:ins w:author="Brian Elliott" w:id="0" w:date="2025-04-30T23:58:21Z">
              <w:r w:rsidDel="00000000" w:rsidR="00000000" w:rsidRPr="00000000">
                <w:rPr>
                  <w:rtl w:val="0"/>
                </w:rPr>
                <w:t xml:space="preserve">Date</w:t>
              </w:r>
              <w:r w:rsidDel="00000000" w:rsidR="00000000" w:rsidRPr="00000000">
                <w:rPr>
                  <w:rtl w:val="0"/>
                </w:rPr>
              </w:r>
            </w:ins>
          </w:p>
        </w:tc>
      </w:tr>
    </w:tbl>
    <w:p w:rsidR="00000000" w:rsidDel="00000000" w:rsidP="00000000" w:rsidRDefault="00000000" w:rsidRPr="00000000" w14:paraId="00000030">
      <w:pPr>
        <w:pStyle w:val="Heading1"/>
        <w:keepNext w:val="0"/>
        <w:keepLines w:val="0"/>
        <w:spacing w:after="80" w:before="280" w:line="288" w:lineRule="auto"/>
        <w:rPr/>
      </w:pPr>
      <w:bookmarkStart w:colFirst="0" w:colLast="0" w:name="_y2bxyovzkdde" w:id="6"/>
      <w:bookmarkEnd w:id="6"/>
      <w:commentRangeEnd w:id="0"/>
      <w:r w:rsidDel="00000000" w:rsidR="00000000" w:rsidRPr="00000000">
        <w:commentReference w:id="0"/>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031">
      <w:pPr>
        <w:pStyle w:val="Heading1"/>
        <w:keepNext w:val="0"/>
        <w:keepLines w:val="0"/>
        <w:spacing w:after="80" w:before="280" w:line="288" w:lineRule="auto"/>
        <w:rPr/>
      </w:pPr>
      <w:bookmarkStart w:colFirst="0" w:colLast="0" w:name="_4gnf7q3spx5e" w:id="7"/>
      <w:bookmarkEnd w:id="7"/>
      <w:r w:rsidDel="00000000" w:rsidR="00000000" w:rsidRPr="00000000">
        <w:rPr>
          <w:rtl w:val="0"/>
        </w:rPr>
        <w:t xml:space="preserve">Problem Statement</w:t>
      </w:r>
    </w:p>
    <w:p w:rsidR="00000000" w:rsidDel="00000000" w:rsidP="00000000" w:rsidRDefault="00000000" w:rsidRPr="00000000" w14:paraId="00000032">
      <w:pPr>
        <w:spacing w:after="240" w:before="240" w:lineRule="auto"/>
        <w:rPr/>
      </w:pPr>
      <w:r w:rsidDel="00000000" w:rsidR="00000000" w:rsidRPr="00000000">
        <w:rPr>
          <w:rtl w:val="0"/>
        </w:rPr>
        <w:t xml:space="preserve">Today we ship logs only to SaaS services like Sumo Logic and Datadog.  Logs are picked up by an OpenTelemetry collector, and shipped directly to the SaaS API endpoint.   </w:t>
      </w:r>
    </w:p>
    <w:p w:rsidR="00000000" w:rsidDel="00000000" w:rsidP="00000000" w:rsidRDefault="00000000" w:rsidRPr="00000000" w14:paraId="00000033">
      <w:pPr>
        <w:spacing w:after="240" w:before="240" w:lineRule="auto"/>
        <w:rPr/>
      </w:pPr>
      <w:r w:rsidDel="00000000" w:rsidR="00000000" w:rsidRPr="00000000">
        <w:rPr>
          <w:rtl w:val="0"/>
        </w:rPr>
        <w:t xml:space="preserve">Observability will be deploying an on-premises log datastore soon</w:t>
      </w:r>
      <w:r w:rsidDel="00000000" w:rsidR="00000000" w:rsidRPr="00000000">
        <w:rPr>
          <w:rtl w:val="0"/>
        </w:rPr>
        <w:t xml:space="preserve">, and this existing “direct to destination” model of delivering logs from edge collectors will then be a significant obstacle:</w:t>
      </w:r>
    </w:p>
    <w:p w:rsidR="00000000" w:rsidDel="00000000" w:rsidP="00000000" w:rsidRDefault="00000000" w:rsidRPr="00000000" w14:paraId="00000034">
      <w:pPr>
        <w:numPr>
          <w:ilvl w:val="0"/>
          <w:numId w:val="1"/>
        </w:numPr>
        <w:spacing w:after="0" w:afterAutospacing="0" w:before="240" w:lineRule="auto"/>
        <w:ind w:left="720" w:hanging="360"/>
      </w:pPr>
      <w:r w:rsidDel="00000000" w:rsidR="00000000" w:rsidRPr="00000000">
        <w:rPr>
          <w:rtl w:val="0"/>
        </w:rPr>
        <w:t xml:space="preserve">The log datastore won’t be network-reachable from everywhere we generate logs</w:t>
      </w:r>
    </w:p>
    <w:p w:rsidR="00000000" w:rsidDel="00000000" w:rsidP="00000000" w:rsidRDefault="00000000" w:rsidRPr="00000000" w14:paraId="00000035">
      <w:pPr>
        <w:numPr>
          <w:ilvl w:val="0"/>
          <w:numId w:val="1"/>
        </w:numPr>
        <w:spacing w:after="0" w:afterAutospacing="0" w:before="0" w:beforeAutospacing="0" w:lineRule="auto"/>
        <w:ind w:left="720" w:hanging="360"/>
      </w:pPr>
      <w:r w:rsidDel="00000000" w:rsidR="00000000" w:rsidRPr="00000000">
        <w:rPr>
          <w:rtl w:val="0"/>
        </w:rPr>
        <w:t xml:space="preserve">No “choke points” exist in the current architecture where we can bulk process logs for purposes like rate limiting and data enrichment</w:t>
      </w:r>
    </w:p>
    <w:p w:rsidR="00000000" w:rsidDel="00000000" w:rsidP="00000000" w:rsidRDefault="00000000" w:rsidRPr="00000000" w14:paraId="00000036">
      <w:pPr>
        <w:numPr>
          <w:ilvl w:val="0"/>
          <w:numId w:val="1"/>
        </w:numPr>
        <w:spacing w:after="0" w:afterAutospacing="0" w:before="0" w:beforeAutospacing="0" w:lineRule="auto"/>
        <w:ind w:left="720" w:hanging="360"/>
      </w:pPr>
      <w:r w:rsidDel="00000000" w:rsidR="00000000" w:rsidRPr="00000000">
        <w:rPr>
          <w:rtl w:val="0"/>
        </w:rPr>
        <w:t xml:space="preserve">Not possible to permit other Lambda teams to consume logs in a loosely-coupled way</w:t>
      </w:r>
    </w:p>
    <w:p w:rsidR="00000000" w:rsidDel="00000000" w:rsidP="00000000" w:rsidRDefault="00000000" w:rsidRPr="00000000" w14:paraId="00000037">
      <w:pPr>
        <w:numPr>
          <w:ilvl w:val="0"/>
          <w:numId w:val="1"/>
        </w:numPr>
        <w:spacing w:after="240" w:before="0" w:beforeAutospacing="0" w:lineRule="auto"/>
        <w:ind w:left="720" w:hanging="360"/>
      </w:pPr>
      <w:r w:rsidDel="00000000" w:rsidR="00000000" w:rsidRPr="00000000">
        <w:rPr>
          <w:rtl w:val="0"/>
        </w:rPr>
        <w:t xml:space="preserve">Limited ability to store and forward logs during a WAN outage at one of our sites results in data loss</w:t>
      </w:r>
    </w:p>
    <w:p w:rsidR="00000000" w:rsidDel="00000000" w:rsidP="00000000" w:rsidRDefault="00000000" w:rsidRPr="00000000" w14:paraId="00000038">
      <w:pPr>
        <w:spacing w:after="240" w:before="240" w:lineRule="auto"/>
        <w:ind w:left="720" w:firstLine="0"/>
        <w:rPr/>
      </w:pPr>
      <w:r w:rsidDel="00000000" w:rsidR="00000000" w:rsidRPr="00000000">
        <w:rPr>
          <w:rtl w:val="0"/>
        </w:rPr>
      </w:r>
    </w:p>
    <w:p w:rsidR="00000000" w:rsidDel="00000000" w:rsidP="00000000" w:rsidRDefault="00000000" w:rsidRPr="00000000" w14:paraId="00000039">
      <w:pPr>
        <w:pStyle w:val="Heading1"/>
        <w:keepNext w:val="0"/>
        <w:keepLines w:val="0"/>
        <w:spacing w:after="80" w:before="280" w:line="288" w:lineRule="auto"/>
        <w:rPr/>
      </w:pPr>
      <w:bookmarkStart w:colFirst="0" w:colLast="0" w:name="_mighgazbbzt1" w:id="8"/>
      <w:bookmarkEnd w:id="8"/>
      <w:r w:rsidDel="00000000" w:rsidR="00000000" w:rsidRPr="00000000">
        <w:rPr>
          <w:rtl w:val="0"/>
        </w:rPr>
        <w:t xml:space="preserve">Requirements</w:t>
      </w:r>
    </w:p>
    <w:p w:rsidR="00000000" w:rsidDel="00000000" w:rsidP="00000000" w:rsidRDefault="00000000" w:rsidRPr="00000000" w14:paraId="0000003A">
      <w:pPr>
        <w:spacing w:after="240" w:before="240" w:lineRule="auto"/>
        <w:rPr/>
      </w:pPr>
      <w:r w:rsidDel="00000000" w:rsidR="00000000" w:rsidRPr="00000000">
        <w:rPr>
          <w:rtl w:val="0"/>
        </w:rPr>
        <w:t xml:space="preserve">We will provide a log ingestion pipeline that offers:</w:t>
      </w:r>
    </w:p>
    <w:p w:rsidR="00000000" w:rsidDel="00000000" w:rsidP="00000000" w:rsidRDefault="00000000" w:rsidRPr="00000000" w14:paraId="0000003B">
      <w:pPr>
        <w:numPr>
          <w:ilvl w:val="0"/>
          <w:numId w:val="3"/>
        </w:numPr>
        <w:spacing w:after="0" w:afterAutospacing="0" w:before="240" w:lineRule="auto"/>
        <w:ind w:left="720" w:hanging="360"/>
      </w:pPr>
      <w:r w:rsidDel="00000000" w:rsidR="00000000" w:rsidRPr="00000000">
        <w:rPr>
          <w:b w:val="1"/>
          <w:bCs w:val="1"/>
          <w:rtl w:val="0"/>
        </w:rPr>
        <w:t xml:space="preserve">Ingestion:</w:t>
      </w:r>
      <w:r w:rsidDel="00000000" w:rsidR="00000000" w:rsidRPr="00000000">
        <w:rPr>
          <w:rtl w:val="0"/>
        </w:rPr>
        <w:t xml:space="preserve"> Logs are written to the new log datastore.   Gradual migration from Sumo Logic to the new logs datastore must be supported, including shipping logs to both Sumo and the new datastore simultaneously.</w:t>
      </w:r>
      <w:r w:rsidDel="00000000" w:rsidR="00000000" w:rsidRPr="00000000">
        <w:rPr>
          <w:rtl w:val="0"/>
        </w:rPr>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b w:val="1"/>
          <w:bCs w:val="1"/>
          <w:rtl w:val="0"/>
        </w:rPr>
        <w:t xml:space="preserve">Store and forward:</w:t>
      </w:r>
      <w:r w:rsidDel="00000000" w:rsidR="00000000" w:rsidRPr="00000000">
        <w:rPr>
          <w:rtl w:val="0"/>
        </w:rPr>
        <w:t xml:space="preserve"> The DIA</w:t>
      </w:r>
      <w:r w:rsidDel="00000000" w:rsidR="00000000" w:rsidRPr="00000000">
        <w:rPr>
          <w:rtl w:val="0"/>
        </w:rPr>
        <w:t xml:space="preserve"> links to DCs</w:t>
      </w:r>
      <w:r w:rsidDel="00000000" w:rsidR="00000000" w:rsidRPr="00000000">
        <w:rPr>
          <w:rtl w:val="0"/>
        </w:rPr>
        <w:t xml:space="preserve"> are notoriously vulnerable to </w:t>
      </w:r>
      <w:r w:rsidDel="00000000" w:rsidR="00000000" w:rsidRPr="00000000">
        <w:rPr>
          <w:rtl w:val="0"/>
        </w:rPr>
        <w:t xml:space="preserve">backhoe</w:t>
      </w:r>
      <w:r w:rsidDel="00000000" w:rsidR="00000000" w:rsidRPr="00000000">
        <w:rPr>
          <w:rtl w:val="0"/>
        </w:rPr>
        <w:t xml:space="preserve">-related outages,</w:t>
      </w:r>
      <w:r w:rsidDel="00000000" w:rsidR="00000000" w:rsidRPr="00000000">
        <w:rPr>
          <w:rtl w:val="0"/>
        </w:rPr>
        <w:t xml:space="preserve"> and we drop logs today when this happens</w:t>
      </w:r>
      <w:r w:rsidDel="00000000" w:rsidR="00000000" w:rsidRPr="00000000">
        <w:rPr>
          <w:rtl w:val="0"/>
        </w:rPr>
        <w:t xml:space="preserve">.   Logs should be stored for a configurable period in the DC for forwarding when the outage is resolved.</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b w:val="1"/>
          <w:bCs w:val="1"/>
          <w:rtl w:val="0"/>
        </w:rPr>
        <w:t xml:space="preserve">At Least Once Delivery</w:t>
      </w:r>
      <w:r w:rsidDel="00000000" w:rsidR="00000000" w:rsidRPr="00000000">
        <w:rPr>
          <w:rtl w:val="0"/>
        </w:rPr>
        <w:t xml:space="preserve">: Logs should be replicated and must not be lost unexpectedly in transit, but the complexity of preventing duplicate delivery (“exactly once” semantics) is not justified for this data stream.</w:t>
      </w:r>
      <w:r w:rsidDel="00000000" w:rsidR="00000000" w:rsidRPr="00000000">
        <w:rPr>
          <w:rtl w:val="0"/>
        </w:rPr>
      </w:r>
    </w:p>
    <w:p w:rsidR="00000000" w:rsidDel="00000000" w:rsidP="00000000" w:rsidRDefault="00000000" w:rsidRPr="00000000" w14:paraId="0000003E">
      <w:pPr>
        <w:numPr>
          <w:ilvl w:val="0"/>
          <w:numId w:val="3"/>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Authentication must be required to access log data in the pipeline.   Data should be TLS encrypted in flight.</w:t>
      </w:r>
    </w:p>
    <w:p w:rsidR="00000000" w:rsidDel="00000000" w:rsidP="00000000" w:rsidRDefault="00000000" w:rsidRPr="00000000" w14:paraId="0000003F">
      <w:pPr>
        <w:numPr>
          <w:ilvl w:val="0"/>
          <w:numId w:val="3"/>
        </w:numPr>
        <w:spacing w:after="0" w:afterAutospacing="0" w:before="0" w:beforeAutospacing="0" w:lineRule="auto"/>
        <w:ind w:left="720" w:hanging="360"/>
      </w:pPr>
      <w:r w:rsidDel="00000000" w:rsidR="00000000" w:rsidRPr="00000000">
        <w:rPr>
          <w:b w:val="1"/>
          <w:bCs w:val="1"/>
          <w:rtl w:val="0"/>
        </w:rPr>
        <w:t xml:space="preserve">OTEL Support:</w:t>
      </w:r>
      <w:r w:rsidDel="00000000" w:rsidR="00000000" w:rsidRPr="00000000">
        <w:rPr>
          <w:rtl w:val="0"/>
        </w:rPr>
        <w:t xml:space="preserve">  Any logs that can be picked up by an OpenTelemetry collector must be able to be forwarded to the log ingestion pipeline.  This implies Syslog support, since Observability already offers syslog to OpenTelemetry bridges.</w:t>
      </w:r>
    </w:p>
    <w:p w:rsidR="00000000" w:rsidDel="00000000" w:rsidP="00000000" w:rsidRDefault="00000000" w:rsidRPr="00000000" w14:paraId="00000040">
      <w:pPr>
        <w:numPr>
          <w:ilvl w:val="0"/>
          <w:numId w:val="3"/>
        </w:numPr>
        <w:spacing w:after="0" w:afterAutospacing="0" w:before="0" w:beforeAutospacing="0" w:lineRule="auto"/>
        <w:ind w:left="720" w:hanging="360"/>
      </w:pPr>
      <w:r w:rsidDel="00000000" w:rsidR="00000000" w:rsidRPr="00000000">
        <w:rPr>
          <w:b w:val="1"/>
          <w:bCs w:val="1"/>
          <w:rtl w:val="0"/>
        </w:rPr>
        <w:t xml:space="preserve">Subscribers:</w:t>
      </w:r>
      <w:r w:rsidDel="00000000" w:rsidR="00000000" w:rsidRPr="00000000">
        <w:rPr>
          <w:rtl w:val="0"/>
        </w:rPr>
        <w:t xml:space="preserve">  We should support external (from the Obs team) subscribers who can consume log data in a loosely-coupled manner.  The Security team already has requirements in this area, and others will follow.</w:t>
      </w:r>
      <w:r w:rsidDel="00000000" w:rsidR="00000000" w:rsidRPr="00000000">
        <w:rPr>
          <w:rtl w:val="0"/>
        </w:rPr>
      </w:r>
    </w:p>
    <w:p w:rsidR="00000000" w:rsidDel="00000000" w:rsidP="00000000" w:rsidRDefault="00000000" w:rsidRPr="00000000" w14:paraId="00000041">
      <w:pPr>
        <w:numPr>
          <w:ilvl w:val="0"/>
          <w:numId w:val="3"/>
        </w:numPr>
        <w:spacing w:after="0" w:afterAutospacing="0" w:before="0" w:beforeAutospacing="0" w:lineRule="auto"/>
        <w:ind w:left="720" w:hanging="360"/>
      </w:pPr>
      <w:r w:rsidDel="00000000" w:rsidR="00000000" w:rsidRPr="00000000">
        <w:rPr>
          <w:b w:val="1"/>
          <w:bCs w:val="1"/>
          <w:rtl w:val="0"/>
        </w:rPr>
        <w:t xml:space="preserve">Rate Limiting:</w:t>
      </w:r>
      <w:r w:rsidDel="00000000" w:rsidR="00000000" w:rsidRPr="00000000">
        <w:rPr>
          <w:rtl w:val="0"/>
        </w:rPr>
        <w:t xml:space="preserve"> Today we do not have a log rate limiting solution, so cost control is a source of toil for the Obs team.  Log floods are a fact of life, so we want an automated solution for detecting and suppressing them.  In a future where we have a service catalog,  we’ll be able to automatically notify the owner team.</w:t>
      </w:r>
      <w:r w:rsidDel="00000000" w:rsidR="00000000" w:rsidRPr="00000000">
        <w:rPr>
          <w:rtl w:val="0"/>
        </w:rPr>
      </w:r>
    </w:p>
    <w:p w:rsidR="00000000" w:rsidDel="00000000" w:rsidP="00000000" w:rsidRDefault="00000000" w:rsidRPr="00000000" w14:paraId="00000042">
      <w:pPr>
        <w:numPr>
          <w:ilvl w:val="0"/>
          <w:numId w:val="3"/>
        </w:numPr>
        <w:spacing w:after="0" w:afterAutospacing="0" w:before="0" w:beforeAutospacing="0" w:lineRule="auto"/>
        <w:ind w:left="720" w:hanging="360"/>
      </w:pPr>
      <w:r w:rsidDel="00000000" w:rsidR="00000000" w:rsidRPr="00000000">
        <w:rPr>
          <w:b w:val="1"/>
          <w:bCs w:val="1"/>
          <w:rtl w:val="0"/>
        </w:rPr>
        <w:t xml:space="preserve">Public Net Ingest</w:t>
      </w:r>
      <w:r w:rsidDel="00000000" w:rsidR="00000000" w:rsidRPr="00000000">
        <w:rPr>
          <w:b w:val="1"/>
          <w:bCs w:val="1"/>
          <w:rtl w:val="0"/>
        </w:rPr>
        <w:t xml:space="preserve">:</w:t>
      </w:r>
      <w:r w:rsidDel="00000000" w:rsidR="00000000" w:rsidRPr="00000000">
        <w:rPr>
          <w:rtl w:val="0"/>
        </w:rPr>
        <w:t xml:space="preserve"> Provides a secure ingestion endpoint on the public internet for use cases like private cloud and inference that are not on the Lambda internal network.</w:t>
      </w:r>
    </w:p>
    <w:p w:rsidR="00000000" w:rsidDel="00000000" w:rsidP="00000000" w:rsidRDefault="00000000" w:rsidRPr="00000000" w14:paraId="00000043">
      <w:pPr>
        <w:numPr>
          <w:ilvl w:val="0"/>
          <w:numId w:val="3"/>
        </w:numPr>
        <w:spacing w:after="0" w:afterAutospacing="0" w:before="0" w:beforeAutospacing="0" w:lineRule="auto"/>
        <w:ind w:left="720" w:hanging="360"/>
      </w:pPr>
      <w:r w:rsidDel="00000000" w:rsidR="00000000" w:rsidRPr="00000000">
        <w:rPr>
          <w:b w:val="1"/>
          <w:bCs w:val="1"/>
          <w:rtl w:val="0"/>
        </w:rPr>
        <w:t xml:space="preserve">Enrichment / Transformation:</w:t>
      </w:r>
      <w:r w:rsidDel="00000000" w:rsidR="00000000" w:rsidRPr="00000000">
        <w:rPr>
          <w:rtl w:val="0"/>
        </w:rPr>
        <w:t xml:space="preserve">  The pipeline design can support arbitrary future data enrichment or transformation of logs, for example deriving metrics from log data.</w:t>
      </w:r>
    </w:p>
    <w:p w:rsidR="00000000" w:rsidDel="00000000" w:rsidP="00000000" w:rsidRDefault="00000000" w:rsidRPr="00000000" w14:paraId="00000044">
      <w:pPr>
        <w:numPr>
          <w:ilvl w:val="0"/>
          <w:numId w:val="3"/>
        </w:numPr>
        <w:spacing w:after="0" w:afterAutospacing="0" w:before="0" w:beforeAutospacing="0" w:lineRule="auto"/>
        <w:ind w:left="720" w:hanging="360"/>
      </w:pPr>
      <w:r w:rsidDel="00000000" w:rsidR="00000000" w:rsidRPr="00000000">
        <w:rPr>
          <w:b w:val="1"/>
          <w:bCs w:val="1"/>
          <w:rtl w:val="0"/>
        </w:rPr>
        <w:t xml:space="preserve">Low Latency:</w:t>
      </w:r>
      <w:r w:rsidDel="00000000" w:rsidR="00000000" w:rsidRPr="00000000">
        <w:rPr>
          <w:rtl w:val="0"/>
        </w:rPr>
        <w:t xml:space="preserve">  Logs should be submitted to the log datastore within 60 seconds from generation.</w:t>
      </w:r>
    </w:p>
    <w:p w:rsidR="00000000" w:rsidDel="00000000" w:rsidP="00000000" w:rsidRDefault="00000000" w:rsidRPr="00000000" w14:paraId="00000045">
      <w:pPr>
        <w:numPr>
          <w:ilvl w:val="0"/>
          <w:numId w:val="3"/>
        </w:numPr>
        <w:spacing w:after="240" w:before="0" w:beforeAutospacing="0" w:lineRule="auto"/>
        <w:ind w:left="720" w:hanging="360"/>
      </w:pPr>
      <w:r w:rsidDel="00000000" w:rsidR="00000000" w:rsidRPr="00000000">
        <w:rPr>
          <w:b w:val="1"/>
          <w:bCs w:val="1"/>
          <w:rtl w:val="0"/>
        </w:rPr>
        <w:t xml:space="preserve">Operable:</w:t>
      </w:r>
      <w:r w:rsidDel="00000000" w:rsidR="00000000" w:rsidRPr="00000000">
        <w:rPr>
          <w:rtl w:val="0"/>
        </w:rPr>
        <w:t xml:space="preserve">  The pipeline itself is scalable to </w:t>
      </w:r>
      <w:r w:rsidDel="00000000" w:rsidR="00000000" w:rsidRPr="00000000">
        <w:rPr>
          <w:rtl w:val="0"/>
        </w:rPr>
        <w:t xml:space="preserve">hundreds of thousands</w:t>
      </w:r>
      <w:r w:rsidDel="00000000" w:rsidR="00000000" w:rsidRPr="00000000">
        <w:rPr>
          <w:rtl w:val="0"/>
        </w:rPr>
        <w:t xml:space="preserve"> of messages per second</w:t>
      </w:r>
      <w:r w:rsidDel="00000000" w:rsidR="00000000" w:rsidRPr="00000000">
        <w:rPr>
          <w:rtl w:val="0"/>
        </w:rPr>
        <w:t xml:space="preserve"> (we see peaks at about 9k logs/s today), low maintenance, observable, can be run on Lambda k8s, and has a configuration solution for behaviors like rate limiting and enrichment.   When complete this is expected to </w:t>
      </w:r>
      <w:r w:rsidDel="00000000" w:rsidR="00000000" w:rsidRPr="00000000">
        <w:rPr>
          <w:i w:val="1"/>
          <w:iCs w:val="1"/>
          <w:rtl w:val="0"/>
        </w:rPr>
        <w:t xml:space="preserve">reduce toil</w:t>
      </w:r>
      <w:r w:rsidDel="00000000" w:rsidR="00000000" w:rsidRPr="00000000">
        <w:rPr>
          <w:rtl w:val="0"/>
        </w:rPr>
        <w:t xml:space="preserve"> for the Obs team.</w:t>
      </w:r>
    </w:p>
    <w:p w:rsidR="00000000" w:rsidDel="00000000" w:rsidP="00000000" w:rsidRDefault="00000000" w:rsidRPr="00000000" w14:paraId="00000046">
      <w:pPr>
        <w:spacing w:after="240" w:before="240" w:lineRule="auto"/>
        <w:ind w:left="720" w:firstLine="0"/>
        <w:rPr/>
      </w:pPr>
      <w:r w:rsidDel="00000000" w:rsidR="00000000" w:rsidRPr="00000000">
        <w:rPr>
          <w:rtl w:val="0"/>
        </w:rPr>
      </w:r>
    </w:p>
    <w:p w:rsidR="00000000" w:rsidDel="00000000" w:rsidP="00000000" w:rsidRDefault="00000000" w:rsidRPr="00000000" w14:paraId="00000047">
      <w:pPr>
        <w:pStyle w:val="Heading1"/>
        <w:keepNext w:val="0"/>
        <w:keepLines w:val="0"/>
        <w:spacing w:after="80" w:before="280" w:line="288" w:lineRule="auto"/>
        <w:rPr/>
      </w:pPr>
      <w:bookmarkStart w:colFirst="0" w:colLast="0" w:name="_azc6og89rgei" w:id="9"/>
      <w:bookmarkEnd w:id="9"/>
      <w:r w:rsidDel="00000000" w:rsidR="00000000" w:rsidRPr="00000000">
        <w:rPr>
          <w:rtl w:val="0"/>
        </w:rPr>
        <w:t xml:space="preserve">Solution Description</w:t>
      </w:r>
    </w:p>
    <w:p w:rsidR="00000000" w:rsidDel="00000000" w:rsidP="00000000" w:rsidRDefault="00000000" w:rsidRPr="00000000" w14:paraId="00000048">
      <w:pPr>
        <w:spacing w:after="240" w:before="240" w:lineRule="auto"/>
        <w:rPr/>
      </w:pPr>
      <w:r w:rsidDel="00000000" w:rsidR="00000000" w:rsidRPr="00000000">
        <w:rPr>
          <w:rtl w:val="0"/>
        </w:rPr>
        <w:t xml:space="preserve">We propose to build a new log ingestion pipeline based in part on </w:t>
      </w:r>
      <w:hyperlink r:id="rId20">
        <w:r w:rsidDel="00000000" w:rsidR="00000000" w:rsidRPr="00000000">
          <w:rPr>
            <w:color w:val="1155cc"/>
            <w:u w:val="single"/>
            <w:rtl w:val="0"/>
          </w:rPr>
          <w:t xml:space="preserve">NATS</w:t>
        </w:r>
      </w:hyperlink>
      <w:r w:rsidDel="00000000" w:rsidR="00000000" w:rsidRPr="00000000">
        <w:rPr>
          <w:rtl w:val="0"/>
        </w:rPr>
        <w:t xml:space="preserve"> messaging</w:t>
      </w:r>
      <w:r w:rsidDel="00000000" w:rsidR="00000000" w:rsidRPr="00000000">
        <w:rPr>
          <w:rtl w:val="0"/>
        </w:rPr>
        <w:t xml:space="preserve">.  This will require the development and deployment of the </w:t>
      </w:r>
      <w:r w:rsidDel="00000000" w:rsidR="00000000" w:rsidRPr="00000000">
        <w:rPr>
          <w:rtl w:val="0"/>
        </w:rPr>
        <w:t xml:space="preserve">following components</w:t>
      </w:r>
      <w:r w:rsidDel="00000000" w:rsidR="00000000" w:rsidRPr="00000000">
        <w:rPr>
          <w:rtl w:val="0"/>
        </w:rPr>
        <w:t xml:space="preserve">:</w:t>
        <w:br w:type="textWrapping"/>
      </w:r>
    </w:p>
    <w:p w:rsidR="00000000" w:rsidDel="00000000" w:rsidP="00000000" w:rsidRDefault="00000000" w:rsidRPr="00000000" w14:paraId="00000049">
      <w:pPr>
        <w:spacing w:after="240" w:before="240" w:lineRule="auto"/>
        <w:rPr/>
      </w:pPr>
      <w:commentRangeStart w:id="2"/>
      <w:commentRangeStart w:id="3"/>
      <w:commentRangeStart w:id="4"/>
      <w:commentRangeStart w:id="5"/>
      <w:commentRangeStart w:id="6"/>
      <w:r w:rsidDel="00000000" w:rsidR="00000000" w:rsidRPr="00000000">
        <w:rPr/>
        <w:drawing>
          <wp:inline distB="114300" distT="114300" distL="114300" distR="114300">
            <wp:extent cx="6241107" cy="9091613"/>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241107" cy="9091613"/>
                    </a:xfrm>
                    <a:prstGeom prst="rect"/>
                    <a:ln/>
                  </pic:spPr>
                </pic:pic>
              </a:graphicData>
            </a:graphic>
          </wp:inline>
        </w:drawing>
      </w:r>
      <w:commentRangeEnd w:id="2"/>
      <w:r w:rsidDel="00000000" w:rsidR="00000000" w:rsidRPr="00000000">
        <w:commentReference w:id="2"/>
      </w:r>
      <w:commentRangeEnd w:id="3"/>
      <w:r w:rsidDel="00000000" w:rsidR="00000000" w:rsidRPr="00000000">
        <w:commentReference w:id="3"/>
      </w:r>
      <w:commentRangeEnd w:id="4"/>
      <w:r w:rsidDel="00000000" w:rsidR="00000000" w:rsidRPr="00000000">
        <w:commentReference w:id="4"/>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4A">
      <w:pPr>
        <w:pStyle w:val="Heading3"/>
        <w:spacing w:after="240" w:before="240" w:lineRule="auto"/>
        <w:rPr/>
      </w:pPr>
      <w:bookmarkStart w:colFirst="0" w:colLast="0" w:name="_21c6uv2jhkih" w:id="10"/>
      <w:bookmarkEnd w:id="10"/>
      <w:r w:rsidDel="00000000" w:rsidR="00000000" w:rsidRPr="00000000">
        <w:rPr>
          <w:rtl w:val="0"/>
        </w:rPr>
      </w:r>
    </w:p>
    <w:p w:rsidR="00000000" w:rsidDel="00000000" w:rsidP="00000000" w:rsidRDefault="00000000" w:rsidRPr="00000000" w14:paraId="0000004B">
      <w:pPr>
        <w:pStyle w:val="Heading3"/>
        <w:spacing w:after="240" w:before="240" w:lineRule="auto"/>
        <w:rPr/>
      </w:pPr>
      <w:bookmarkStart w:colFirst="0" w:colLast="0" w:name="_e84lvizzwhy" w:id="11"/>
      <w:bookmarkEnd w:id="11"/>
      <w:r w:rsidDel="00000000" w:rsidR="00000000" w:rsidRPr="00000000">
        <w:rPr>
          <w:rtl w:val="0"/>
        </w:rPr>
        <w:t xml:space="preserve">Edge OpenTelemetry Collectors (Lambda Internal)</w:t>
      </w:r>
    </w:p>
    <w:p w:rsidR="00000000" w:rsidDel="00000000" w:rsidP="00000000" w:rsidRDefault="00000000" w:rsidRPr="00000000" w14:paraId="0000004C">
      <w:pPr>
        <w:spacing w:after="240" w:before="240" w:lineRule="auto"/>
        <w:rPr/>
      </w:pPr>
      <w:r w:rsidDel="00000000" w:rsidR="00000000" w:rsidRPr="00000000">
        <w:rPr>
          <w:rtl w:val="0"/>
        </w:rPr>
        <w:t xml:space="preserve">We maintain collectors on every GPU HV, CPU HV, and other hosts in our datacenters.   Core Infra runs log collectors in each k8s cluster on every node.   Most of these collectors are based on the </w:t>
      </w:r>
      <w:hyperlink r:id="rId22">
        <w:r w:rsidDel="00000000" w:rsidR="00000000" w:rsidRPr="00000000">
          <w:rPr>
            <w:color w:val="1155cc"/>
            <w:u w:val="single"/>
            <w:rtl w:val="0"/>
          </w:rPr>
          <w:t xml:space="preserve">opentelemetry collector distro</w:t>
        </w:r>
      </w:hyperlink>
      <w:r w:rsidDel="00000000" w:rsidR="00000000" w:rsidRPr="00000000">
        <w:rPr>
          <w:rtl w:val="0"/>
        </w:rPr>
        <w:t xml:space="preserve"> that Lambda maintains</w:t>
      </w:r>
      <w:r w:rsidDel="00000000" w:rsidR="00000000" w:rsidRPr="00000000">
        <w:rPr>
          <w:rtl w:val="0"/>
        </w:rPr>
        <w:t xml:space="preserve">.</w:t>
        <w:br w:type="textWrapping"/>
        <w:br w:type="textWrapping"/>
        <w:t xml:space="preserve">We do not anticipate the need to deploy new collectors to implement this pipeline, but we will need to upgrade both the code and configuration of those collectors to ship logs to the NATS leaf nodes in each datacenter </w:t>
      </w:r>
      <w:commentRangeStart w:id="7"/>
      <w:r w:rsidDel="00000000" w:rsidR="00000000" w:rsidRPr="00000000">
        <w:rPr>
          <w:rtl w:val="0"/>
        </w:rPr>
        <w:t xml:space="preserve">instead of</w:t>
      </w:r>
      <w:commentRangeEnd w:id="7"/>
      <w:r w:rsidDel="00000000" w:rsidR="00000000" w:rsidRPr="00000000">
        <w:commentReference w:id="7"/>
      </w:r>
      <w:r w:rsidDel="00000000" w:rsidR="00000000" w:rsidRPr="00000000">
        <w:rPr>
          <w:rtl w:val="0"/>
        </w:rPr>
        <w:t xml:space="preserve"> directly to a provider like Sumo Logic.</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pStyle w:val="Heading3"/>
        <w:rPr/>
      </w:pPr>
      <w:bookmarkStart w:colFirst="0" w:colLast="0" w:name="_ofxmwejqpx1k" w:id="12"/>
      <w:bookmarkEnd w:id="12"/>
      <w:r w:rsidDel="00000000" w:rsidR="00000000" w:rsidRPr="00000000">
        <w:rPr>
          <w:rtl w:val="0"/>
        </w:rPr>
        <w:t xml:space="preserve">External Log Sources</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Some environments, like Private Cloud clusters and our Inference product, run outside the Lambda internal network.</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To provide logging solutions for these use cases we will build and operate a Public Telemetry Receiver capable of receiving logs using the OpenTelemetry protocol (OTLP).   </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t xml:space="preserve">This data stream will be secured with </w:t>
      </w:r>
      <w:r w:rsidDel="00000000" w:rsidR="00000000" w:rsidRPr="00000000">
        <w:rPr>
          <w:rtl w:val="0"/>
        </w:rPr>
        <w:t xml:space="preserve">mTLS authentication</w:t>
      </w:r>
      <w:r w:rsidDel="00000000" w:rsidR="00000000" w:rsidRPr="00000000">
        <w:rPr>
          <w:rtl w:val="0"/>
        </w:rPr>
        <w:t xml:space="preserve">.   </w:t>
      </w:r>
      <w:r w:rsidDel="00000000" w:rsidR="00000000" w:rsidRPr="00000000">
        <w:rPr>
          <w:rtl w:val="0"/>
        </w:rPr>
        <w:t xml:space="preserve">For each external system, we will issue a client certificate that will be presented with the connection. </w:t>
      </w:r>
      <w:r w:rsidDel="00000000" w:rsidR="00000000" w:rsidRPr="00000000">
        <w:rPr>
          <w:rtl w:val="0"/>
        </w:rPr>
        <w:t xml:space="preserve">  An AWS Application Load Balancer will validate the certificate, terminate the encryption, and pass the OTLP stream on to an </w:t>
      </w:r>
      <w:commentRangeStart w:id="8"/>
      <w:commentRangeStart w:id="9"/>
      <w:commentRangeStart w:id="10"/>
      <w:commentRangeStart w:id="11"/>
      <w:r w:rsidDel="00000000" w:rsidR="00000000" w:rsidRPr="00000000">
        <w:rPr>
          <w:rtl w:val="0"/>
        </w:rPr>
        <w:t xml:space="preserve">OTEL collector</w:t>
      </w:r>
      <w:commentRangeEnd w:id="8"/>
      <w:r w:rsidDel="00000000" w:rsidR="00000000" w:rsidRPr="00000000">
        <w:commentReference w:id="8"/>
      </w:r>
      <w:commentRangeEnd w:id="9"/>
      <w:r w:rsidDel="00000000" w:rsidR="00000000" w:rsidRPr="00000000">
        <w:commentReference w:id="9"/>
      </w: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t xml:space="preserve">.   </w:t>
        <w:br w:type="textWrapping"/>
        <w:br w:type="textWrapping"/>
        <w:t xml:space="preserve">The collector will export the data stream to the </w:t>
      </w:r>
      <w:r w:rsidDel="00000000" w:rsidR="00000000" w:rsidRPr="00000000">
        <w:rPr>
          <w:rtl w:val="0"/>
        </w:rPr>
        <w:t xml:space="preserve">global NATS cluster</w:t>
      </w:r>
      <w:r w:rsidDel="00000000" w:rsidR="00000000" w:rsidRPr="00000000">
        <w:rPr>
          <w:rtl w:val="0"/>
        </w:rPr>
        <w:t xml:space="preserve">, running in the same k8s cluster.</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pStyle w:val="Heading3"/>
        <w:spacing w:after="240" w:before="240" w:lineRule="auto"/>
        <w:rPr/>
      </w:pPr>
      <w:bookmarkStart w:colFirst="0" w:colLast="0" w:name="_ai15fz31hp3l" w:id="13"/>
      <w:bookmarkEnd w:id="13"/>
      <w:r w:rsidDel="00000000" w:rsidR="00000000" w:rsidRPr="00000000">
        <w:rPr>
          <w:rtl w:val="0"/>
        </w:rPr>
        <w:t xml:space="preserve">OpenTelemetry and NATS</w:t>
      </w:r>
    </w:p>
    <w:p w:rsidR="00000000" w:rsidDel="00000000" w:rsidP="00000000" w:rsidRDefault="00000000" w:rsidRPr="00000000" w14:paraId="00000058">
      <w:pPr>
        <w:spacing w:after="240" w:before="240" w:lineRule="auto"/>
        <w:rPr/>
      </w:pPr>
      <w:r w:rsidDel="00000000" w:rsidR="00000000" w:rsidRPr="00000000">
        <w:rPr>
          <w:rtl w:val="0"/>
        </w:rPr>
        <w:t xml:space="preserve">An OTel collector uses a component called an ‘exporter’ to ship telemetry data outbound towards a destination.    Exporters exist today for some messaging systems like Kafka, but despite the growing popularity of NATS there is </w:t>
      </w:r>
      <w:r w:rsidDel="00000000" w:rsidR="00000000" w:rsidRPr="00000000">
        <w:rPr>
          <w:rtl w:val="0"/>
        </w:rPr>
        <w:t xml:space="preserve">no NATS exporter available today</w:t>
      </w:r>
      <w:r w:rsidDel="00000000" w:rsidR="00000000" w:rsidRPr="00000000">
        <w:rPr>
          <w:rtl w:val="0"/>
        </w:rPr>
        <w:t xml:space="preserve">.</w:t>
        <w:br w:type="textWrapping"/>
        <w:br w:type="textWrapping"/>
        <w:t xml:space="preserve">We will build a new nats exporter for opentelemetry.   We plan to only implement logs data shipping to NATS at this time; we may also implement metrics and traces in the future but they are not required at this time.   </w:t>
        <w:br w:type="textWrapping"/>
        <w:br w:type="textWrapping"/>
        <w:t xml:space="preserve">This exporter will have a </w:t>
      </w:r>
      <w:r w:rsidDel="00000000" w:rsidR="00000000" w:rsidRPr="00000000">
        <w:rPr>
          <w:rtl w:val="0"/>
        </w:rPr>
        <w:t xml:space="preserve">new github repo</w:t>
      </w:r>
      <w:r w:rsidDel="00000000" w:rsidR="00000000" w:rsidRPr="00000000">
        <w:rPr>
          <w:rtl w:val="0"/>
        </w:rPr>
        <w:t xml:space="preserve">, and we will include this exporter in the </w:t>
      </w:r>
      <w:hyperlink r:id="rId23">
        <w:r w:rsidDel="00000000" w:rsidR="00000000" w:rsidRPr="00000000">
          <w:rPr>
            <w:color w:val="1155cc"/>
            <w:u w:val="single"/>
            <w:rtl w:val="0"/>
          </w:rPr>
          <w:t xml:space="preserve">opentelemetry collector distro</w:t>
        </w:r>
      </w:hyperlink>
      <w:r w:rsidDel="00000000" w:rsidR="00000000" w:rsidRPr="00000000">
        <w:rPr>
          <w:rtl w:val="0"/>
        </w:rPr>
        <w:t xml:space="preserve"> that we already maintain.</w:t>
      </w:r>
    </w:p>
    <w:p w:rsidR="00000000" w:rsidDel="00000000" w:rsidP="00000000" w:rsidRDefault="00000000" w:rsidRPr="00000000" w14:paraId="00000059">
      <w:pPr>
        <w:spacing w:after="240" w:before="240" w:lineRule="auto"/>
        <w:rPr/>
      </w:pPr>
      <w:r w:rsidDel="00000000" w:rsidR="00000000" w:rsidRPr="00000000">
        <w:rPr>
          <w:rtl w:val="0"/>
        </w:rPr>
      </w:r>
    </w:p>
    <w:p w:rsidR="00000000" w:rsidDel="00000000" w:rsidP="00000000" w:rsidRDefault="00000000" w:rsidRPr="00000000" w14:paraId="0000005A">
      <w:pPr>
        <w:pStyle w:val="Heading3"/>
        <w:spacing w:after="240" w:before="240" w:lineRule="auto"/>
        <w:rPr/>
      </w:pPr>
      <w:bookmarkStart w:colFirst="0" w:colLast="0" w:name="_dvtcq013j6wu" w:id="14"/>
      <w:bookmarkEnd w:id="14"/>
      <w:r w:rsidDel="00000000" w:rsidR="00000000" w:rsidRPr="00000000">
        <w:rPr>
          <w:rtl w:val="0"/>
        </w:rPr>
        <w:t xml:space="preserve">NATS LeafNodes</w:t>
      </w:r>
    </w:p>
    <w:p w:rsidR="00000000" w:rsidDel="00000000" w:rsidP="00000000" w:rsidRDefault="00000000" w:rsidRPr="00000000" w14:paraId="0000005B">
      <w:pPr>
        <w:rPr/>
      </w:pPr>
      <w:r w:rsidDel="00000000" w:rsidR="00000000" w:rsidRPr="00000000">
        <w:rPr>
          <w:rtl w:val="0"/>
        </w:rPr>
        <w:t xml:space="preserve">In each Lambda datacenter and in the OCI Phoenix region, we will deploy a </w:t>
      </w:r>
      <w:r w:rsidDel="00000000" w:rsidR="00000000" w:rsidRPr="00000000">
        <w:rPr>
          <w:rtl w:val="0"/>
        </w:rPr>
        <w:t xml:space="preserve">NATS jetstream leaf node cluster</w:t>
      </w:r>
      <w:r w:rsidDel="00000000" w:rsidR="00000000" w:rsidRPr="00000000">
        <w:rPr>
          <w:rtl w:val="0"/>
        </w:rPr>
        <w:t xml:space="preserve"> - </w:t>
      </w:r>
      <w:r w:rsidDel="00000000" w:rsidR="00000000" w:rsidRPr="00000000">
        <w:rPr>
          <w:rtl w:val="0"/>
        </w:rPr>
        <w:t xml:space="preserve">at least 3 pods for availability</w:t>
      </w:r>
      <w:r w:rsidDel="00000000" w:rsidR="00000000" w:rsidRPr="00000000">
        <w:rPr>
          <w:rtl w:val="0"/>
        </w:rPr>
        <w:t xml:space="preserve">.   These will run in Core Infra’s local Kubernetes cluster in that DC.   </w:t>
      </w:r>
      <w:r w:rsidDel="00000000" w:rsidR="00000000" w:rsidRPr="00000000">
        <w:rPr>
          <w:rtl w:val="0"/>
        </w:rPr>
        <w:t xml:space="preserve">We propose to use Local Persistent Volumes to provide storage to the NATS pods</w:t>
      </w:r>
      <w:r w:rsidDel="00000000" w:rsidR="00000000" w:rsidRPr="00000000">
        <w:rPr>
          <w:rtl w:val="0"/>
        </w:rPr>
        <w:t xml:space="preserve">.</w:t>
      </w:r>
      <w:r w:rsidDel="00000000" w:rsidR="00000000" w:rsidRPr="00000000">
        <w:rPr>
          <w:rtl w:val="0"/>
        </w:rPr>
        <w:t xml:space="preserve"> </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Local volumes</w:t>
      </w:r>
      <w:r w:rsidDel="00000000" w:rsidR="00000000" w:rsidRPr="00000000">
        <w:rPr>
          <w:rtl w:val="0"/>
        </w:rPr>
        <w:t xml:space="preserve"> are chosen because the data is all transient, stored for hours at most, and the alternative is VAST persistent volumes which are back by NFS.   NFS isn’t ideal for what is effectively a write-heavy database file due to the possible introduction of latency and concerns around consistency and file locking.</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The streams on these leaves will be configured with MaxMsgs set to an estimate of 12h normal log volume for the DC.   Observability will review these limits periodically to maintain a reasonable buffer.   The DiscardPolicy will be set to DiscardOld, so that the newest logs are available to “catch up” after an outage longer than MaxMsgs can support.</w:t>
        <w:br w:type="textWrapping"/>
        <w:br w:type="textWrapping"/>
        <w:t xml:space="preserve">The edge OTel collectors in a DC will write logs to these NATS leaf nodes in the same DC.  As long as the local network is up, logs can be delivered to an aggregator where they are persisted via jetstream.</w:t>
        <w:br w:type="textWrapping"/>
        <w:br w:type="textWrapping"/>
      </w:r>
      <w:r w:rsidDel="00000000" w:rsidR="00000000" w:rsidRPr="00000000">
        <w:rPr>
          <w:rtl w:val="0"/>
        </w:rPr>
        <w:t xml:space="preserve">The leaf nodes will stream logs to the </w:t>
      </w:r>
      <w:r w:rsidDel="00000000" w:rsidR="00000000" w:rsidRPr="00000000">
        <w:rPr>
          <w:rtl w:val="0"/>
        </w:rPr>
        <w:t xml:space="preserve">global NATS cluster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3"/>
        <w:rPr/>
      </w:pPr>
      <w:bookmarkStart w:colFirst="0" w:colLast="0" w:name="_df6ezops15zp" w:id="15"/>
      <w:bookmarkEnd w:id="15"/>
      <w:r w:rsidDel="00000000" w:rsidR="00000000" w:rsidRPr="00000000">
        <w:rPr>
          <w:rtl w:val="0"/>
        </w:rPr>
        <w:t xml:space="preserve">DC WAN Outages</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During a </w:t>
      </w:r>
      <w:r w:rsidDel="00000000" w:rsidR="00000000" w:rsidRPr="00000000">
        <w:rPr>
          <w:rtl w:val="0"/>
        </w:rPr>
        <w:t xml:space="preserve">WAN outage</w:t>
      </w:r>
      <w:r w:rsidDel="00000000" w:rsidR="00000000" w:rsidRPr="00000000">
        <w:rPr>
          <w:rtl w:val="0"/>
        </w:rPr>
        <w:t xml:space="preserve">, logs will accrue on the leafnodes’ volumes.  The NATS jetstream storage limit will be set to 90% of the </w:t>
      </w:r>
      <w:r w:rsidDel="00000000" w:rsidR="00000000" w:rsidRPr="00000000">
        <w:rPr>
          <w:rtl w:val="0"/>
        </w:rPr>
        <w:t xml:space="preserve">size of this volume</w:t>
      </w:r>
      <w:r w:rsidDel="00000000" w:rsidR="00000000" w:rsidRPr="00000000">
        <w:rPr>
          <w:rtl w:val="0"/>
        </w:rPr>
        <w:t xml:space="preserve">.   When the storage limit is reached, </w:t>
      </w:r>
      <w:r w:rsidDel="00000000" w:rsidR="00000000" w:rsidRPr="00000000">
        <w:rPr>
          <w:rtl w:val="0"/>
        </w:rPr>
        <w:t xml:space="preserve">the oldest messages will be </w:t>
      </w:r>
      <w:r w:rsidDel="00000000" w:rsidR="00000000" w:rsidRPr="00000000">
        <w:rPr>
          <w:rtl w:val="0"/>
        </w:rPr>
        <w:t xml:space="preserve">discarded</w:t>
      </w:r>
      <w:r w:rsidDel="00000000" w:rsidR="00000000" w:rsidRPr="00000000">
        <w:rPr>
          <w:rtl w:val="0"/>
        </w:rPr>
        <w:t xml:space="preserve">.   </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We will set the volume size through experimentation with the goal that at least </w:t>
      </w:r>
      <w:r w:rsidDel="00000000" w:rsidR="00000000" w:rsidRPr="00000000">
        <w:rPr>
          <w:rtl w:val="0"/>
        </w:rPr>
        <w:t xml:space="preserve">12 hours</w:t>
      </w:r>
      <w:r w:rsidDel="00000000" w:rsidR="00000000" w:rsidRPr="00000000">
        <w:rPr>
          <w:rtl w:val="0"/>
        </w:rPr>
        <w:t xml:space="preserve"> of logs</w:t>
      </w:r>
      <w:r w:rsidDel="00000000" w:rsidR="00000000" w:rsidRPr="00000000">
        <w:rPr>
          <w:rtl w:val="0"/>
        </w:rPr>
        <w:t xml:space="preserve"> are retained during loss of WAN links.   As log volumes increase and we deploy larger DCs, it may not always be possible to retain 12 hours of logs - we will adjust based on the available disk space and to ensure that the time-to-recovery is not excessive.    During the catch up period after an outage, </w:t>
      </w:r>
      <w:r w:rsidDel="00000000" w:rsidR="00000000" w:rsidRPr="00000000">
        <w:rPr>
          <w:rtl w:val="0"/>
        </w:rPr>
        <w:t xml:space="preserve">realtime logs from the DC are not available</w:t>
      </w:r>
      <w:r w:rsidDel="00000000" w:rsidR="00000000" w:rsidRPr="00000000">
        <w:rPr>
          <w:rtl w:val="0"/>
        </w:rPr>
        <w:t xml:space="preserve">, so it is important to choose a retention period as a compromise between filling the entire “gap” from the outage and getting caught up to enable triage as quickly as possible.</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When the outage is resolved, the leaf nodes will </w:t>
      </w:r>
      <w:commentRangeStart w:id="12"/>
      <w:commentRangeStart w:id="13"/>
      <w:commentRangeStart w:id="14"/>
      <w:r w:rsidDel="00000000" w:rsidR="00000000" w:rsidRPr="00000000">
        <w:rPr>
          <w:rtl w:val="0"/>
        </w:rPr>
        <w:t xml:space="preserve">automatically deliver the stored logs</w:t>
      </w:r>
      <w:commentRangeEnd w:id="12"/>
      <w:r w:rsidDel="00000000" w:rsidR="00000000" w:rsidRPr="00000000">
        <w:commentReference w:id="12"/>
      </w:r>
      <w:commentRangeEnd w:id="13"/>
      <w:r w:rsidDel="00000000" w:rsidR="00000000" w:rsidRPr="00000000">
        <w:commentReference w:id="13"/>
      </w:r>
      <w:commentRangeEnd w:id="14"/>
      <w:r w:rsidDel="00000000" w:rsidR="00000000" w:rsidRPr="00000000">
        <w:commentReference w:id="14"/>
      </w:r>
      <w:r w:rsidDel="00000000" w:rsidR="00000000" w:rsidRPr="00000000">
        <w:rPr>
          <w:rtl w:val="0"/>
        </w:rPr>
        <w:t xml:space="preserve"> to the global NATS cluster.</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2qh31av0dyn7" w:id="16"/>
      <w:bookmarkEnd w:id="16"/>
      <w:r w:rsidDel="00000000" w:rsidR="00000000" w:rsidRPr="00000000">
        <w:rPr>
          <w:rtl w:val="0"/>
        </w:rPr>
        <w:t xml:space="preserve">Global NATS Cluster</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We will deploy a NATS cluster in the us-west-2 kubernetes cluster using the </w:t>
      </w:r>
      <w:hyperlink r:id="rId24">
        <w:r w:rsidDel="00000000" w:rsidR="00000000" w:rsidRPr="00000000">
          <w:rPr>
            <w:color w:val="1155cc"/>
            <w:u w:val="single"/>
            <w:rtl w:val="0"/>
          </w:rPr>
          <w:t xml:space="preserve">nats-operator</w:t>
        </w:r>
      </w:hyperlink>
      <w:r w:rsidDel="00000000" w:rsidR="00000000" w:rsidRPr="00000000">
        <w:rPr>
          <w:rtl w:val="0"/>
        </w:rPr>
        <w:t xml:space="preserve">.  A minimum of 5x nodes spread across 3x availability zones will be used so that the cluster is resilient to loss of a single AWS AZ.  All logs will be delivered to this cluster.</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The cluster will be configured with TLS certificates and will encrypt traffic in-flight to/from the cluster and between the cluster nodes.  </w:t>
      </w:r>
      <w:r w:rsidDel="00000000" w:rsidR="00000000" w:rsidRPr="00000000">
        <w:rPr>
          <w:rtl w:val="0"/>
        </w:rPr>
        <w:t xml:space="preserve">Authentication will be required to connect to this cluster.</w:t>
      </w: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pStyle w:val="Heading3"/>
        <w:rPr/>
      </w:pPr>
      <w:bookmarkStart w:colFirst="0" w:colLast="0" w:name="_wjnvcr5g3sfk" w:id="17"/>
      <w:bookmarkEnd w:id="17"/>
      <w:r w:rsidDel="00000000" w:rsidR="00000000" w:rsidRPr="00000000">
        <w:rPr>
          <w:rtl w:val="0"/>
        </w:rPr>
        <w:t xml:space="preserve">Log Consumers for Other Lambda Teams</w:t>
      </w:r>
    </w:p>
    <w:p w:rsidR="00000000" w:rsidDel="00000000" w:rsidP="00000000" w:rsidRDefault="00000000" w:rsidRPr="00000000" w14:paraId="00000073">
      <w:pPr>
        <w:rPr/>
      </w:pPr>
      <w:r w:rsidDel="00000000" w:rsidR="00000000" w:rsidRPr="00000000">
        <w:rPr>
          <w:rtl w:val="0"/>
        </w:rPr>
        <w:t xml:space="preserve">This cluster can be used to </w:t>
      </w:r>
      <w:r w:rsidDel="00000000" w:rsidR="00000000" w:rsidRPr="00000000">
        <w:rPr>
          <w:rtl w:val="0"/>
        </w:rPr>
        <w:t xml:space="preserve">provide log access</w:t>
      </w:r>
      <w:r w:rsidDel="00000000" w:rsidR="00000000" w:rsidRPr="00000000">
        <w:rPr>
          <w:rtl w:val="0"/>
        </w:rPr>
        <w:t xml:space="preserve"> to other teams outside of Observability, without tight coupling between our systems.   The security team will be our first external customer for access to the log stream.</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We plan to distribute logs using Subjects for each datacenter, so it will be possible to consume at the DC level or all logs globally.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We will provision unique user accounts for each team that requests a log stream consumer.</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Style w:val="Heading3"/>
        <w:rPr/>
      </w:pPr>
      <w:bookmarkStart w:colFirst="0" w:colLast="0" w:name="_71adhc3y14fm" w:id="18"/>
      <w:bookmarkEnd w:id="18"/>
      <w:r w:rsidDel="00000000" w:rsidR="00000000" w:rsidRPr="00000000">
        <w:rPr>
          <w:rtl w:val="0"/>
        </w:rPr>
        <w:t xml:space="preserve">Log Processor</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t xml:space="preserve">We will build a new application using Go to process the log stream and write logs to our new (not yet selected, that’s the next RFC) datastore.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We will perform a number of operations in this application:</w:t>
        <w:br w:type="textWrapping"/>
      </w:r>
    </w:p>
    <w:p w:rsidR="00000000" w:rsidDel="00000000" w:rsidP="00000000" w:rsidRDefault="00000000" w:rsidRPr="00000000" w14:paraId="0000007F">
      <w:pPr>
        <w:numPr>
          <w:ilvl w:val="0"/>
          <w:numId w:val="2"/>
        </w:numPr>
        <w:ind w:left="720" w:hanging="360"/>
      </w:pPr>
      <w:r w:rsidDel="00000000" w:rsidR="00000000" w:rsidRPr="00000000">
        <w:rPr>
          <w:b w:val="1"/>
          <w:bCs w:val="1"/>
          <w:rtl w:val="0"/>
        </w:rPr>
        <w:t xml:space="preserve">Rate Limiting</w:t>
      </w:r>
      <w:r w:rsidDel="00000000" w:rsidR="00000000" w:rsidRPr="00000000">
        <w:rPr>
          <w:b w:val="1"/>
          <w:bCs w:val="1"/>
          <w:rtl w:val="0"/>
        </w:rPr>
        <w:t xml:space="preserve">:</w:t>
      </w:r>
      <w:r w:rsidDel="00000000" w:rsidR="00000000" w:rsidRPr="00000000">
        <w:rPr>
          <w:rtl w:val="0"/>
        </w:rPr>
        <w:t xml:space="preserve"> We will establish a default rate limit per-service and a facility for configuring overrides for services that need a higher quota.   The rate limiter will use the </w:t>
      </w:r>
      <w:hyperlink r:id="rId25">
        <w:r w:rsidDel="00000000" w:rsidR="00000000" w:rsidRPr="00000000">
          <w:rPr>
            <w:color w:val="1155cc"/>
            <w:u w:val="single"/>
            <w:rtl w:val="0"/>
          </w:rPr>
          <w:t xml:space="preserve">token bucket algorithm</w:t>
        </w:r>
      </w:hyperlink>
      <w:r w:rsidDel="00000000" w:rsidR="00000000" w:rsidRPr="00000000">
        <w:rPr>
          <w:rtl w:val="0"/>
        </w:rPr>
        <w:t xml:space="preserve">.  When a rate limit is exceeded, logs from the service will be sampled at a rate of 1:100 until the token bucket has refilled.  We will emit metrics on rate limiting, </w:t>
      </w:r>
      <w:r w:rsidDel="00000000" w:rsidR="00000000" w:rsidRPr="00000000">
        <w:rPr>
          <w:rtl w:val="0"/>
        </w:rPr>
        <w:t xml:space="preserve">and create a dashboard that makes it easy to see if services are currently hitting rate limits.</w:t>
      </w:r>
      <w:r w:rsidDel="00000000" w:rsidR="00000000" w:rsidRPr="00000000">
        <w:rPr>
          <w:rtl w:val="0"/>
        </w:rPr>
      </w:r>
    </w:p>
    <w:p w:rsidR="00000000" w:rsidDel="00000000" w:rsidP="00000000" w:rsidRDefault="00000000" w:rsidRPr="00000000" w14:paraId="00000080">
      <w:pPr>
        <w:numPr>
          <w:ilvl w:val="0"/>
          <w:numId w:val="2"/>
        </w:numPr>
        <w:ind w:left="720" w:hanging="360"/>
      </w:pPr>
      <w:r w:rsidDel="00000000" w:rsidR="00000000" w:rsidRPr="00000000">
        <w:rPr>
          <w:b w:val="1"/>
          <w:bCs w:val="1"/>
          <w:rtl w:val="0"/>
        </w:rPr>
        <w:t xml:space="preserve">Validation:</w:t>
      </w:r>
      <w:r w:rsidDel="00000000" w:rsidR="00000000" w:rsidRPr="00000000">
        <w:rPr>
          <w:rtl w:val="0"/>
        </w:rPr>
        <w:t xml:space="preserve"> Logs are required to provide a minimum set of fields to identify their source.   Logs that fail validation will not be discarded, at least initially, but we will enrich those logs with a field that makes it easy to search them.   This will help the Observability team to work with other teams to improve log quality over time.</w:t>
      </w:r>
    </w:p>
    <w:p w:rsidR="00000000" w:rsidDel="00000000" w:rsidP="00000000" w:rsidRDefault="00000000" w:rsidRPr="00000000" w14:paraId="00000081">
      <w:pPr>
        <w:numPr>
          <w:ilvl w:val="0"/>
          <w:numId w:val="2"/>
        </w:numPr>
        <w:ind w:left="720" w:hanging="360"/>
      </w:pPr>
      <w:r w:rsidDel="00000000" w:rsidR="00000000" w:rsidRPr="00000000">
        <w:rPr>
          <w:b w:val="1"/>
          <w:bCs w:val="1"/>
          <w:rtl w:val="0"/>
        </w:rPr>
        <w:t xml:space="preserve">Enrichment:</w:t>
      </w:r>
      <w:r w:rsidDel="00000000" w:rsidR="00000000" w:rsidRPr="00000000">
        <w:rPr>
          <w:rtl w:val="0"/>
        </w:rPr>
        <w:t xml:space="preserve">   </w:t>
      </w:r>
      <w:r w:rsidDel="00000000" w:rsidR="00000000" w:rsidRPr="00000000">
        <w:rPr>
          <w:rtl w:val="0"/>
        </w:rPr>
        <w:t xml:space="preserve">No enrichment is planned in the initial release</w:t>
      </w:r>
      <w:r w:rsidDel="00000000" w:rsidR="00000000" w:rsidRPr="00000000">
        <w:rPr>
          <w:rtl w:val="0"/>
        </w:rPr>
        <w:t xml:space="preserve">, beyond that described in ‘Validation’ above.   L</w:t>
      </w:r>
      <w:r w:rsidDel="00000000" w:rsidR="00000000" w:rsidRPr="00000000">
        <w:rPr>
          <w:rtl w:val="0"/>
        </w:rPr>
        <w:t xml:space="preserve">ambda will in the future develop a service catalog with a variety of metadata about our services; at that time it will likely be useful to enrich logs with metadata such as the team that owns the service.</w:t>
      </w:r>
      <w:r w:rsidDel="00000000" w:rsidR="00000000" w:rsidRPr="00000000">
        <w:rPr>
          <w:rtl w:val="0"/>
        </w:rPr>
      </w:r>
    </w:p>
    <w:p w:rsidR="00000000" w:rsidDel="00000000" w:rsidP="00000000" w:rsidRDefault="00000000" w:rsidRPr="00000000" w14:paraId="00000082">
      <w:pPr>
        <w:numPr>
          <w:ilvl w:val="0"/>
          <w:numId w:val="2"/>
        </w:numPr>
        <w:ind w:left="720" w:hanging="360"/>
      </w:pPr>
      <w:r w:rsidDel="00000000" w:rsidR="00000000" w:rsidRPr="00000000">
        <w:rPr>
          <w:b w:val="1"/>
          <w:bCs w:val="1"/>
          <w:rtl w:val="0"/>
        </w:rPr>
        <w:t xml:space="preserve">Insert:</w:t>
      </w:r>
      <w:r w:rsidDel="00000000" w:rsidR="00000000" w:rsidRPr="00000000">
        <w:rPr>
          <w:rtl w:val="0"/>
        </w:rPr>
        <w:t xml:space="preserve">   The log processor will batch insert log messages into the new us-west-2 log datastore.   During the transition period, </w:t>
      </w:r>
      <w:r w:rsidDel="00000000" w:rsidR="00000000" w:rsidRPr="00000000">
        <w:rPr>
          <w:rtl w:val="0"/>
        </w:rPr>
        <w:t xml:space="preserve">it will also ship logs</w:t>
      </w:r>
      <w:r w:rsidDel="00000000" w:rsidR="00000000" w:rsidRPr="00000000">
        <w:rPr>
          <w:rtl w:val="0"/>
        </w:rPr>
        <w:t xml:space="preserve"> to Sumo Logic.</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br w:type="textWrapping"/>
        <w:br w:type="textWrapping"/>
      </w:r>
    </w:p>
    <w:p w:rsidR="00000000" w:rsidDel="00000000" w:rsidP="00000000" w:rsidRDefault="00000000" w:rsidRPr="00000000" w14:paraId="00000085">
      <w:pPr>
        <w:pStyle w:val="Heading1"/>
        <w:keepNext w:val="0"/>
        <w:keepLines w:val="0"/>
        <w:spacing w:after="80" w:before="280" w:line="288" w:lineRule="auto"/>
        <w:rPr/>
      </w:pPr>
      <w:bookmarkStart w:colFirst="0" w:colLast="0" w:name="_t0u135nle8tm" w:id="19"/>
      <w:bookmarkEnd w:id="19"/>
      <w:r w:rsidDel="00000000" w:rsidR="00000000" w:rsidRPr="00000000">
        <w:rPr>
          <w:rtl w:val="0"/>
        </w:rPr>
        <w:t xml:space="preserve">Assumptions (Optional)</w:t>
      </w:r>
    </w:p>
    <w:p w:rsidR="00000000" w:rsidDel="00000000" w:rsidP="00000000" w:rsidRDefault="00000000" w:rsidRPr="00000000" w14:paraId="00000086">
      <w:pPr>
        <w:rPr/>
      </w:pPr>
      <w:r w:rsidDel="00000000" w:rsidR="00000000" w:rsidRPr="00000000">
        <w:rPr>
          <w:rtl w:val="0"/>
        </w:rPr>
        <w:t xml:space="preserve">A variety of options exist for collecting log data.   Log-centric or observability-centric solutions like </w:t>
      </w:r>
      <w:r w:rsidDel="00000000" w:rsidR="00000000" w:rsidRPr="00000000">
        <w:rPr>
          <w:rtl w:val="0"/>
        </w:rPr>
        <w:t xml:space="preserve">fluentd, vector, rsyslog, promtail and filebeat</w:t>
      </w:r>
      <w:r w:rsidDel="00000000" w:rsidR="00000000" w:rsidRPr="00000000">
        <w:rPr>
          <w:rtl w:val="0"/>
        </w:rPr>
        <w:t xml:space="preserve"> are widely used.  The broader observability community, particularly within tech, has been increasingly adopting message brokers like Kafka and NATS.   We already have one team outside observability wishing to “subscribe” to the log stream, and we anticipate more in the future.   This isn’t supported well by the observability-centric platforms, leading us to prefer a solution based on a scalable messaging platform.</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NATS is emerging as the de-facto </w:t>
      </w:r>
      <w:r w:rsidDel="00000000" w:rsidR="00000000" w:rsidRPr="00000000">
        <w:rPr>
          <w:rtl w:val="0"/>
        </w:rPr>
        <w:t xml:space="preserve">messaging platform</w:t>
      </w:r>
      <w:r w:rsidDel="00000000" w:rsidR="00000000" w:rsidRPr="00000000">
        <w:rPr>
          <w:rtl w:val="0"/>
        </w:rPr>
        <w:t xml:space="preserve"> used at Lambda.  </w:t>
      </w:r>
      <w:r w:rsidDel="00000000" w:rsidR="00000000" w:rsidRPr="00000000">
        <w:rPr>
          <w:rtl w:val="0"/>
        </w:rPr>
        <w:t xml:space="preserve">We believe it is an excellent choice for the logs pipeline</w:t>
      </w:r>
      <w:r w:rsidDel="00000000" w:rsidR="00000000" w:rsidRPr="00000000">
        <w:rPr>
          <w:rtl w:val="0"/>
        </w:rPr>
        <w:t xml:space="preserve">.   Because it appears to be on the cusp of broad adoption here, we only briefly considered other messaging infrastructure.</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pStyle w:val="Heading1"/>
        <w:keepNext w:val="0"/>
        <w:keepLines w:val="0"/>
        <w:spacing w:after="80" w:before="280" w:line="288" w:lineRule="auto"/>
        <w:rPr/>
      </w:pPr>
      <w:bookmarkStart w:colFirst="0" w:colLast="0" w:name="_q96r2hl3mr84" w:id="20"/>
      <w:bookmarkEnd w:id="20"/>
      <w:r w:rsidDel="00000000" w:rsidR="00000000" w:rsidRPr="00000000">
        <w:rPr>
          <w:rtl w:val="0"/>
        </w:rPr>
        <w:t xml:space="preserve">Risks (Optional)</w:t>
      </w:r>
    </w:p>
    <w:p w:rsidR="00000000" w:rsidDel="00000000" w:rsidP="00000000" w:rsidRDefault="00000000" w:rsidRPr="00000000" w14:paraId="0000008D">
      <w:pPr>
        <w:rPr/>
      </w:pPr>
      <w:r w:rsidDel="00000000" w:rsidR="00000000" w:rsidRPr="00000000">
        <w:rPr>
          <w:rtl w:val="0"/>
        </w:rPr>
        <w:t xml:space="preserve">We do not yet have an OCI k8s cluster, but the Core Infrastructure team has one in the planning phase.   It is expected by the end of Q2.</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Both the global NATS cluster and the log datastore are planned for deployment to us-west-2.  We will deploy across 3x AZs to get resilience against the loss of a single AWS datacenter. Lambda does not yet have a DR strategy to address the possible loss of the entire AWS region.  </w:t>
      </w:r>
      <w:r w:rsidDel="00000000" w:rsidR="00000000" w:rsidRPr="00000000">
        <w:rPr>
          <w:rtl w:val="0"/>
        </w:rPr>
        <w:t xml:space="preserve"> Without a hot secondary of the AWS portion of the log pipeline, </w:t>
      </w:r>
      <w:r w:rsidDel="00000000" w:rsidR="00000000" w:rsidRPr="00000000">
        <w:rPr>
          <w:rtl w:val="0"/>
        </w:rPr>
        <w:t xml:space="preserve">logs</w:t>
      </w:r>
      <w:r w:rsidDel="00000000" w:rsidR="00000000" w:rsidRPr="00000000">
        <w:rPr>
          <w:rtl w:val="0"/>
        </w:rPr>
        <w:t xml:space="preserve"> will be completely unavailable in the event that this AWS region goes down.</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Observability will be building and operating the NATS infrastructure initially. Platform (Core Infra) plan to offer NATS as a solution in the future and we expect to incorporate that shared platform with our log ingestion pipeline when it becomes available, but until then we will be responsible for upkeep of 100% of the NATS infrastructure we use, which carries risks </w:t>
      </w:r>
      <w:r w:rsidDel="00000000" w:rsidR="00000000" w:rsidRPr="00000000">
        <w:rPr>
          <w:rtl w:val="0"/>
        </w:rPr>
        <w:t xml:space="preserve">relating to lack of experience</w:t>
      </w:r>
      <w:r w:rsidDel="00000000" w:rsidR="00000000" w:rsidRPr="00000000">
        <w:rPr>
          <w:rtl w:val="0"/>
        </w:rPr>
        <w:t xml:space="preserve">. We plan to mitigate those risks as much as possible through pre-launch testing and consulting with more-experienced ICs within Platform as we build.</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pStyle w:val="Heading1"/>
        <w:keepNext w:val="0"/>
        <w:keepLines w:val="0"/>
        <w:spacing w:after="80" w:before="280" w:line="288" w:lineRule="auto"/>
        <w:rPr/>
      </w:pPr>
      <w:bookmarkStart w:colFirst="0" w:colLast="0" w:name="_9nhomp5te9a7" w:id="21"/>
      <w:bookmarkEnd w:id="21"/>
      <w:r w:rsidDel="00000000" w:rsidR="00000000" w:rsidRPr="00000000">
        <w:rPr>
          <w:rtl w:val="0"/>
        </w:rPr>
        <w:t xml:space="preserve">Alternatives (Optional)</w:t>
      </w:r>
    </w:p>
    <w:p w:rsidR="00000000" w:rsidDel="00000000" w:rsidP="00000000" w:rsidRDefault="00000000" w:rsidRPr="00000000" w14:paraId="00000095">
      <w:pPr>
        <w:rPr>
          <w:i w:val="1"/>
          <w:iCs w:val="1"/>
        </w:rPr>
      </w:pPr>
      <w:r w:rsidDel="00000000" w:rsidR="00000000" w:rsidRPr="00000000">
        <w:rPr>
          <w:rtl w:val="0"/>
        </w:rPr>
      </w:r>
    </w:p>
    <w:p w:rsidR="00000000" w:rsidDel="00000000" w:rsidP="00000000" w:rsidRDefault="00000000" w:rsidRPr="00000000" w14:paraId="00000096">
      <w:pPr>
        <w:rPr>
          <w:i w:val="1"/>
          <w:iCs w:val="1"/>
          <w:color w:val="999999"/>
        </w:rPr>
      </w:pPr>
      <w:r w:rsidDel="00000000" w:rsidR="00000000" w:rsidRPr="00000000">
        <w:rPr>
          <w:i w:val="1"/>
          <w:iCs w:val="1"/>
          <w:color w:val="999999"/>
          <w:rtl w:val="0"/>
        </w:rPr>
        <w:t xml:space="preserve">What alternatives were under consideration and what tradeoffs did they have? Consider both advantages and disadvantages of each option and a short summary of any aspects that make them unsuitable.</w:t>
      </w:r>
    </w:p>
    <w:p w:rsidR="00000000" w:rsidDel="00000000" w:rsidP="00000000" w:rsidRDefault="00000000" w:rsidRPr="00000000" w14:paraId="00000097">
      <w:pPr>
        <w:rPr>
          <w:i w:val="1"/>
          <w:iCs w:val="1"/>
          <w:color w:val="999999"/>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Kafka</w:t>
      </w:r>
      <w:r w:rsidDel="00000000" w:rsidR="00000000" w:rsidRPr="00000000">
        <w:rPr>
          <w:rtl w:val="0"/>
        </w:rPr>
        <w:t xml:space="preserve"> was considered briefly as an alternative to NATS, but was ultimately not selected in order to align with Platform’s long-term goals. We believe that both systems would meet our requirements, so ease of future migration and adoption became a key differentiator, with Kafka losing out.</w:t>
      </w:r>
    </w:p>
    <w:p w:rsidR="00000000" w:rsidDel="00000000" w:rsidP="00000000" w:rsidRDefault="00000000" w:rsidRPr="00000000" w14:paraId="00000099">
      <w:pPr>
        <w:rPr>
          <w:i w:val="1"/>
          <w:iCs w:val="1"/>
          <w:color w:val="999999"/>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Kaveh Shafiee" w:id="7" w:date="2025-12-04T01:22:12Z">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addition to?</w:t>
      </w:r>
    </w:p>
  </w:comment>
  <w:comment w:author="Leo Podolny" w:id="2" w:date="2025-02-21T17:46:24Z">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question about k8s apps logging to stderr. Would it be beneficial to expose a secondary OTLP connection to k8s applications? As we discussed in the golang WG meeting, k8s tooling expects logs to be emitted to stderr, however native OTEL logging has its own benefits, such as strongly-typed attributes and built-in resource detectors. We might consider a combined solution where we emit logs both to stderr and over OTLP.</w:t>
      </w:r>
    </w:p>
  </w:comment>
  <w:comment w:author="Ben Howard" w:id="3" w:date="2025-02-21T17:50:42Z">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expand on @leonid@lambdal.com point, having SDK's for Golang and Python would be helpful here for structured logging.</w:t>
      </w:r>
    </w:p>
  </w:comment>
  <w:comment w:author="Jeff Nadler" w:id="4" w:date="2025-02-21T18:24:05Z">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Yup the Go working group already has a standardized structured logging solution!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could easily expose OTLP within out k8s clusters.  Because the pods would also log to stderr, we'd have to find a way to prevent double-ingesting those logs:   today core infra picks up all pod logs.</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total reaction</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Brian Kopp reacted with 👍 at 2025-02-21 22:48 PM</w:t>
      </w:r>
    </w:p>
  </w:comment>
  <w:comment w:author="Brian Kopp" w:id="5" w:date="2025-02-21T22:49:26Z">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I'd +1 that best practice is logging to stdout/stderr in k8s. Structured logging should be a solved problem. I'd be surprised if it isn't</w:t>
      </w:r>
    </w:p>
  </w:comment>
  <w:comment w:author="Jeff Nadler" w:id="6" w:date="2025-02-21T23:34:37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structured logging is solved in the sense that JSON log output written to stdout/stderr can be picked up by the OTel collectors and ingested with its structure intact.</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Leo has in mind a few other behaviors (Leo can you remind me?) that OTLP logging provides beyond just structure of the log itself.   IIRC a standardized set of metadata is part of it.</w:t>
      </w:r>
    </w:p>
  </w:comment>
  <w:comment w:author="Brian Elliott" w:id="0" w:date="2025-04-30T23:58:56Z">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@andrewm@lambdal.com Kindly review this document on behalf of our team please.</w:t>
      </w:r>
    </w:p>
  </w:comment>
  <w:comment w:author="Jeff Nadler" w:id="1" w:date="2025-05-01T00:35:46Z">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Sorry for the confusion, wrong doc - this one is already complete.   The Log Datastore RFC will be out by Friday latest, and we'll make sure Melton is tagged.</w:t>
      </w:r>
    </w:p>
  </w:comment>
  <w:comment w:author="Atsuhiro Ishikawa" w:id="8" w:date="2025-02-07T17:56:10Z">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may be out of RFC's scope. Is it possible to identify which external service, a customer of a private cloud or a service of inference, sends telemetry to an OTEL collector?</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Mostly from the operation's perspective, like monitoring for throughput per client. I vaguely remember we talked during the streaming log meeting, but just to confirm.</w:t>
      </w:r>
    </w:p>
  </w:comment>
  <w:comment w:author="Jeff Nadler" w:id="9" w:date="2025-02-07T20:51:41Z">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would be great to have this - in fact not having it seems like a major issue - but off the top of my head I don't know a way to do it with otel collector alone.</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we find that the collector is inadequate in this area maybe we write a proxy of our own that sits between the ALB and the otel collector and reports on the data by which mTLS cert was used to authenticate the stream?</w:t>
      </w:r>
    </w:p>
  </w:comment>
  <w:comment w:author="Atsuhiro Ishikawa" w:id="10" w:date="2025-02-07T21:41:26Z">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Got it. That sounds good to me. I think we need to look into and make sure we can do these.</w:t>
      </w:r>
    </w:p>
  </w:comment>
  <w:comment w:author="Jeff Nadler" w:id="11" w:date="2025-02-20T02:12:56Z">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Have looked into this a bit.  I believe we can address it by:</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use either an existing otel ServerAuthenticator, or implement our own, ensuring that each "sender" gets a unique username (subject)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use the `attributesprocesor` with `from_context: auth.subject` (check the specific authenticator, this may not apply to all) to set a new attribute on the data</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write a new processorthat creates new metrics with metadata about for example throughput per sender, using this new attribute</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PR added the ability to pull an attribute that represented the authenticated sender: https://github.com/open-telemetry/opentelemetry-collector-contrib/pull/9420</w:t>
      </w:r>
    </w:p>
  </w:comment>
  <w:comment w:author="Jeff Nadler" w:id="12" w:date="2025-02-07T17:39:46Z">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there a NATS config that allows us to cap the recovery rate?   We can't allow NATS to saturate WAN links immediately after an outage.</w:t>
      </w:r>
    </w:p>
  </w:comment>
  <w:comment w:author="Antonio Lorenzo" w:id="13" w:date="2025-02-07T18:36:12Z">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so. There is a RateLimit setting for consumers that I think we'll be able to configure. In NATS lingo, we'll setup a mirror stream on the central cluster for each stream on the leaf/DC clusters. That mirror is basically just a consumer that pulls messages from the DC and publishes them to the central cluster stream. Otherwise we can probably use something like `tc`</w:t>
      </w:r>
    </w:p>
  </w:comment>
  <w:comment w:author="Jeff Nadler" w:id="14" w:date="2025-02-26T01:11:47Z">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some dives thru NATS docs and didn't find a good way to do rate limiting for leaf to hub streams.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Something like `tc` added to our container images might be the only option?   Or since core infra uses cilium, maybe `kubernetes.io/egress-bandwidth`?</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BM Plex Mono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nter">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IBM Plex Mono SemiBold">
    <w:embedRegular w:fontKey="{00000000-0000-0000-0000-000000000000}" r:id="rId13" w:subsetted="0"/>
    <w:embedBold w:fontKey="{00000000-0000-0000-0000-000000000000}" r:id="rId14" w:subsetted="0"/>
    <w:embedItalic w:fontKey="{00000000-0000-0000-0000-000000000000}" r:id="rId15" w:subsetted="0"/>
    <w:embedBoldItalic w:fontKey="{00000000-0000-0000-0000-000000000000}" r:id="rId1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IBM Plex Mono SemiBold" w:cs="IBM Plex Mono SemiBold" w:eastAsia="IBM Plex Mono SemiBold" w:hAnsi="IBM Plex Mono SemiBold"/>
      <w:color w:val="ffffff"/>
      <w:sz w:val="36"/>
      <w:szCs w:val="36"/>
      <w:shd w:fill="4027ff" w:val="clear"/>
    </w:rPr>
  </w:style>
  <w:style w:type="paragraph" w:styleId="Heading2">
    <w:name w:val="heading 2"/>
    <w:basedOn w:val="Normal"/>
    <w:next w:val="Normal"/>
    <w:pPr>
      <w:keepNext w:val="1"/>
      <w:keepLines w:val="1"/>
    </w:pPr>
    <w:rPr>
      <w:rFonts w:ascii="IBM Plex Mono SemiBold" w:cs="IBM Plex Mono SemiBold" w:eastAsia="IBM Plex Mono SemiBold" w:hAnsi="IBM Plex Mono SemiBold"/>
      <w:sz w:val="28"/>
      <w:szCs w:val="28"/>
    </w:rPr>
  </w:style>
  <w:style w:type="paragraph" w:styleId="Heading3">
    <w:name w:val="heading 3"/>
    <w:basedOn w:val="Normal"/>
    <w:next w:val="Normal"/>
    <w:pPr>
      <w:keepNext w:val="1"/>
      <w:keepLines w:val="1"/>
      <w:ind w:left="360"/>
    </w:pPr>
    <w:rPr>
      <w:rFonts w:ascii="IBM Plex Mono SemiBold" w:cs="IBM Plex Mono SemiBold" w:eastAsia="IBM Plex Mono SemiBold" w:hAnsi="IBM Plex Mono SemiBold"/>
    </w:rPr>
  </w:style>
  <w:style w:type="paragraph" w:styleId="Heading4">
    <w:name w:val="heading 4"/>
    <w:basedOn w:val="Normal"/>
    <w:next w:val="Normal"/>
    <w:pPr>
      <w:keepNext w:val="1"/>
      <w:keepLines w:val="1"/>
    </w:pPr>
    <w:rPr>
      <w:b w:val="1"/>
      <w:bCs w:val="1"/>
    </w:rPr>
  </w:style>
  <w:style w:type="paragraph" w:styleId="Heading5">
    <w:name w:val="heading 5"/>
    <w:basedOn w:val="Normal"/>
    <w:next w:val="Normal"/>
    <w:pPr>
      <w:keepNext w:val="1"/>
      <w:keepLines w:val="1"/>
    </w:pPr>
    <w:rPr>
      <w:color w:val="a0a0a0"/>
      <w:sz w:val="18"/>
      <w:szCs w:val="18"/>
    </w:rPr>
  </w:style>
  <w:style w:type="paragraph" w:styleId="Heading6">
    <w:name w:val="heading 6"/>
    <w:basedOn w:val="Normal"/>
    <w:next w:val="Normal"/>
    <w:pPr>
      <w:keepNext w:val="1"/>
      <w:keepLines w:val="1"/>
    </w:pPr>
    <w:rPr>
      <w:i w:val="1"/>
      <w:iCs w:val="1"/>
      <w:color w:val="a0a0a0"/>
      <w:sz w:val="18"/>
      <w:szCs w:val="18"/>
    </w:rPr>
  </w:style>
  <w:style w:type="paragraph" w:styleId="Title">
    <w:name w:val="Title"/>
    <w:basedOn w:val="Normal"/>
    <w:next w:val="Normal"/>
    <w:pPr>
      <w:keepNext w:val="1"/>
      <w:keepLines w:val="1"/>
      <w:jc w:val="center"/>
    </w:pPr>
    <w:rPr>
      <w:rFonts w:ascii="IBM Plex Mono SemiBold" w:cs="IBM Plex Mono SemiBold" w:eastAsia="IBM Plex Mono SemiBold" w:hAnsi="IBM Plex Mono SemiBold"/>
      <w:color w:val="ffffff"/>
      <w:sz w:val="60"/>
      <w:szCs w:val="60"/>
      <w:highlight w:val="black"/>
    </w:rPr>
  </w:style>
  <w:style w:type="paragraph" w:styleId="Subtitle">
    <w:name w:val="Subtitle"/>
    <w:basedOn w:val="Normal"/>
    <w:next w:val="Normal"/>
    <w:pPr>
      <w:keepNext w:val="1"/>
      <w:keepLines w:val="1"/>
      <w:spacing w:line="360" w:lineRule="auto"/>
      <w:jc w:val="center"/>
    </w:pPr>
    <w:rPr>
      <w:rFonts w:ascii="IBM Plex Mono Medium" w:cs="IBM Plex Mono Medium" w:eastAsia="IBM Plex Mono Medium" w:hAnsi="IBM Plex Mono Medium"/>
      <w:sz w:val="28"/>
      <w:szCs w:val="2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nats.io/" TargetMode="External"/><Relationship Id="rId22" Type="http://schemas.openxmlformats.org/officeDocument/2006/relationships/hyperlink" Target="https://github.com/lambdal/otelcol-lambda" TargetMode="External"/><Relationship Id="rId21" Type="http://schemas.openxmlformats.org/officeDocument/2006/relationships/image" Target="media/image1.png"/><Relationship Id="rId24" Type="http://schemas.openxmlformats.org/officeDocument/2006/relationships/hyperlink" Target="https://github.com/nats-io/nats-operator" TargetMode="External"/><Relationship Id="rId23" Type="http://schemas.openxmlformats.org/officeDocument/2006/relationships/hyperlink" Target="https://github.com/lambdal/otelcol-lambda"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mfuller@lambdal.com" TargetMode="External"/><Relationship Id="rId25" Type="http://schemas.openxmlformats.org/officeDocument/2006/relationships/hyperlink" Target="https://en.wikipedia.org/wiki/Token_bucket"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mailto:jeff@lambdal.com" TargetMode="External"/><Relationship Id="rId8" Type="http://schemas.openxmlformats.org/officeDocument/2006/relationships/hyperlink" Target="mailto:antonio.lorenzo@lambdal.com" TargetMode="External"/><Relationship Id="rId11" Type="http://schemas.openxmlformats.org/officeDocument/2006/relationships/hyperlink" Target="mailto:atsuhiro.ishikawa@lambdal.com" TargetMode="External"/><Relationship Id="rId10" Type="http://schemas.openxmlformats.org/officeDocument/2006/relationships/hyperlink" Target="mailto:ben.kulp@lambdal.com" TargetMode="External"/><Relationship Id="rId13" Type="http://schemas.openxmlformats.org/officeDocument/2006/relationships/hyperlink" Target="mailto:scott.algatt@lambdal.com" TargetMode="External"/><Relationship Id="rId12" Type="http://schemas.openxmlformats.org/officeDocument/2006/relationships/hyperlink" Target="mailto:jeff@lambdal.com" TargetMode="External"/><Relationship Id="rId15" Type="http://schemas.openxmlformats.org/officeDocument/2006/relationships/hyperlink" Target="mailto:nicholas.saika@lambdal.com" TargetMode="External"/><Relationship Id="rId14" Type="http://schemas.openxmlformats.org/officeDocument/2006/relationships/hyperlink" Target="mailto:billie.cleek@lambdal.com" TargetMode="External"/><Relationship Id="rId17" Type="http://schemas.openxmlformats.org/officeDocument/2006/relationships/hyperlink" Target="mailto:zebula.sampedro@lambdal.com" TargetMode="External"/><Relationship Id="rId16" Type="http://schemas.openxmlformats.org/officeDocument/2006/relationships/hyperlink" Target="mailto:brian.kopp@lambdal.com" TargetMode="External"/><Relationship Id="rId19" Type="http://schemas.openxmlformats.org/officeDocument/2006/relationships/hyperlink" Target="mailto:max.fedotov@lambdal.com" TargetMode="External"/><Relationship Id="rId18" Type="http://schemas.openxmlformats.org/officeDocument/2006/relationships/hyperlink" Target="mailto:ben.howard@lambdal.com"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Inter-italic.ttf"/><Relationship Id="rId10" Type="http://schemas.openxmlformats.org/officeDocument/2006/relationships/font" Target="fonts/Inter-bold.ttf"/><Relationship Id="rId13" Type="http://schemas.openxmlformats.org/officeDocument/2006/relationships/font" Target="fonts/IBMPlexMonoSemiBold-regular.ttf"/><Relationship Id="rId12" Type="http://schemas.openxmlformats.org/officeDocument/2006/relationships/font" Target="fonts/Inter-boldItalic.ttf"/><Relationship Id="rId1" Type="http://schemas.openxmlformats.org/officeDocument/2006/relationships/font" Target="fonts/IBMPlexMonoMedium-regular.ttf"/><Relationship Id="rId2" Type="http://schemas.openxmlformats.org/officeDocument/2006/relationships/font" Target="fonts/IBMPlexMonoMedium-bold.ttf"/><Relationship Id="rId3" Type="http://schemas.openxmlformats.org/officeDocument/2006/relationships/font" Target="fonts/IBMPlexMonoMedium-italic.ttf"/><Relationship Id="rId4" Type="http://schemas.openxmlformats.org/officeDocument/2006/relationships/font" Target="fonts/IBMPlexMonoMedium-boldItalic.ttf"/><Relationship Id="rId9" Type="http://schemas.openxmlformats.org/officeDocument/2006/relationships/font" Target="fonts/Inter-regular.ttf"/><Relationship Id="rId15" Type="http://schemas.openxmlformats.org/officeDocument/2006/relationships/font" Target="fonts/IBMPlexMonoSemiBold-italic.ttf"/><Relationship Id="rId14" Type="http://schemas.openxmlformats.org/officeDocument/2006/relationships/font" Target="fonts/IBMPlexMonoSemiBold-bold.ttf"/><Relationship Id="rId16" Type="http://schemas.openxmlformats.org/officeDocument/2006/relationships/font" Target="fonts/IBMPlexMonoSemiBold-boldItalic.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